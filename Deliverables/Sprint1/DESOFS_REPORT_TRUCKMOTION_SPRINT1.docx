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345680890"/>
        <w:docPartObj>
          <w:docPartGallery w:val="Cover Pages"/>
          <w:docPartUnique/>
        </w:docPartObj>
      </w:sdtPr>
      <w:sdtEndPr>
        <w:rPr>
          <w:lang w:val="en-US"/>
        </w:rPr>
      </w:sdtEndPr>
      <w:sdtContent>
        <w:p w14:paraId="6907BDF5" w14:textId="77777777" w:rsidR="005E2EE3" w:rsidRDefault="005E2EE3" w:rsidP="00291825">
          <w:pPr>
            <w:jc w:val="both"/>
          </w:pPr>
        </w:p>
        <w:p w14:paraId="690F42D5" w14:textId="15138FC6" w:rsidR="005E2EE3" w:rsidRDefault="005E2EE3" w:rsidP="00291825">
          <w:pPr>
            <w:ind w:left="0"/>
            <w:jc w:val="both"/>
            <w:rPr>
              <w:lang w:val="en-US"/>
            </w:rPr>
          </w:pPr>
          <w:r>
            <w:rPr>
              <w:noProof/>
            </w:rPr>
            <mc:AlternateContent>
              <mc:Choice Requires="wps">
                <w:drawing>
                  <wp:anchor distT="0" distB="0" distL="182880" distR="182880" simplePos="0" relativeHeight="251658241" behindDoc="0" locked="0" layoutInCell="1" allowOverlap="1" wp14:anchorId="3F1DB88D" wp14:editId="38AEC646">
                    <wp:simplePos x="0" y="0"/>
                    <wp:positionH relativeFrom="margin">
                      <wp:align>left</wp:align>
                    </wp:positionH>
                    <wp:positionV relativeFrom="page">
                      <wp:posOffset>3778250</wp:posOffset>
                    </wp:positionV>
                    <wp:extent cx="6934200" cy="228600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6934200" cy="228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B39D52" w14:textId="75F255B5" w:rsidR="00A20C24" w:rsidRPr="00B57BEF" w:rsidRDefault="00571A66" w:rsidP="005E2EE3">
                                <w:pPr>
                                  <w:pStyle w:val="NoSpacing"/>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EndPr/>
                                  <w:sdtContent>
                                    <w:r w:rsidR="00E47548">
                                      <w:rPr>
                                        <w:color w:val="D6615C" w:themeColor="accent1"/>
                                        <w:sz w:val="56"/>
                                        <w:szCs w:val="56"/>
                                      </w:rPr>
                                      <w:t>Implementation Sprint 1 – TruckMotion</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AA6F854" w14:textId="5C254B98" w:rsidR="00A20C24" w:rsidRPr="00B57BEF" w:rsidRDefault="00E47548" w:rsidP="005E2EE3">
                                    <w:pPr>
                                      <w:pStyle w:val="NoSpacing"/>
                                      <w:spacing w:before="40" w:after="40"/>
                                      <w:rPr>
                                        <w:caps/>
                                        <w:color w:val="703E00" w:themeColor="accent5" w:themeShade="80"/>
                                        <w:sz w:val="28"/>
                                        <w:szCs w:val="28"/>
                                      </w:rPr>
                                    </w:pPr>
                                    <w:r>
                                      <w:rPr>
                                        <w:caps/>
                                        <w:color w:val="703E00" w:themeColor="accent5" w:themeShade="80"/>
                                        <w:sz w:val="28"/>
                                        <w:szCs w:val="28"/>
                                      </w:rPr>
                                      <w:t>vERSION 1.0</w:t>
                                    </w:r>
                                  </w:p>
                                </w:sdtContent>
                              </w:sdt>
                              <w:sdt>
                                <w:sdtPr>
                                  <w:rPr>
                                    <w:caps/>
                                    <w:color w:val="E17E00" w:themeColor="accent5"/>
                                    <w:sz w:val="24"/>
                                    <w:szCs w:val="24"/>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0291886F" w14:textId="7948E83B" w:rsidR="00A20C24" w:rsidRPr="00B02AE0" w:rsidRDefault="007E06A8" w:rsidP="005E2EE3">
                                    <w:pPr>
                                      <w:pStyle w:val="NoSpacing"/>
                                      <w:spacing w:before="80" w:after="40"/>
                                      <w:rPr>
                                        <w:caps/>
                                        <w:color w:val="E17E00" w:themeColor="accent5"/>
                                        <w:sz w:val="24"/>
                                        <w:szCs w:val="24"/>
                                      </w:rPr>
                                    </w:pPr>
                                    <w:r w:rsidRPr="00B02AE0">
                                      <w:rPr>
                                        <w:caps/>
                                        <w:color w:val="E17E00" w:themeColor="accent5"/>
                                        <w:sz w:val="24"/>
                                        <w:szCs w:val="24"/>
                                      </w:rPr>
                                      <w:t>Nuno marmeleiro 1190922</w:t>
                                    </w:r>
                                  </w:p>
                                </w:sdtContent>
                              </w:sdt>
                              <w:p w14:paraId="18598C2A" w14:textId="310D0176"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ROGÉRIO SOUSA 1191017</w:t>
                                </w:r>
                              </w:p>
                              <w:p w14:paraId="55968E23" w14:textId="3F2C3330"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FAÍSCA 1180658</w:t>
                                </w:r>
                              </w:p>
                              <w:p w14:paraId="4831F7F0" w14:textId="2EEE1FFF"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ÓSCAR FOLHA 1181600</w:t>
                                </w:r>
                              </w:p>
                              <w:p w14:paraId="555E7E17" w14:textId="435EF26D" w:rsidR="005D45FC" w:rsidRPr="005E2EE3"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OLIVEIRA 1191611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3F1DB88D" id="_x0000_t202" coordsize="21600,21600" o:spt="202" path="m,l,21600r21600,l21600,xe">
                    <v:stroke joinstyle="miter"/>
                    <v:path gradientshapeok="t" o:connecttype="rect"/>
                  </v:shapetype>
                  <v:shape id="Text Box 131" o:spid="_x0000_s1026" type="#_x0000_t202" style="position:absolute;left:0;text-align:left;margin-left:0;margin-top:297.5pt;width:546pt;height:180pt;z-index:251658241;visibility:visible;mso-wrap-style:square;mso-width-percent:0;mso-height-percent:0;mso-wrap-distance-left:14.4pt;mso-wrap-distance-top:0;mso-wrap-distance-right:14.4pt;mso-wrap-distance-bottom:0;mso-position-horizontal:left;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" filled="f" stroked="f" strokeweight=".5pt">
                    <v:textbox inset="0,0,0,0">
                      <w:txbxContent>
                        <w:p w14:paraId="09B39D52" w14:textId="75F255B5" w:rsidR="00A20C24" w:rsidRPr="00B57BEF" w:rsidRDefault="00571A66" w:rsidP="005E2EE3">
                          <w:pPr>
                            <w:pStyle w:val="NoSpacing"/>
                            <w:spacing w:before="40" w:after="560" w:line="216" w:lineRule="auto"/>
                            <w:rPr>
                              <w:color w:val="D6615C" w:themeColor="accent1"/>
                              <w:sz w:val="56"/>
                              <w:szCs w:val="56"/>
                            </w:rPr>
                          </w:pPr>
                          <w:sdt>
                            <w:sdtPr>
                              <w:rPr>
                                <w:color w:val="D6615C" w:themeColor="accent1"/>
                                <w:sz w:val="56"/>
                                <w:szCs w:val="56"/>
                              </w:rPr>
                              <w:alias w:val="Title"/>
                              <w:tag w:val=""/>
                              <w:id w:val="-918786880"/>
                              <w:dataBinding w:prefixMappings="xmlns:ns0='http://purl.org/dc/elements/1.1/' xmlns:ns1='http://schemas.openxmlformats.org/package/2006/metadata/core-properties' " w:xpath="/ns1:coreProperties[1]/ns0:title[1]" w:storeItemID="{6C3C8BC8-F283-45AE-878A-BAB7291924A1}"/>
                              <w:text/>
                            </w:sdtPr>
                            <w:sdtEndPr/>
                            <w:sdtContent>
                              <w:r w:rsidR="00E47548">
                                <w:rPr>
                                  <w:color w:val="D6615C" w:themeColor="accent1"/>
                                  <w:sz w:val="56"/>
                                  <w:szCs w:val="56"/>
                                </w:rPr>
                                <w:t>Implementation Sprint 1 – TruckMotion</w:t>
                              </w:r>
                            </w:sdtContent>
                          </w:sdt>
                        </w:p>
                        <w:sdt>
                          <w:sdtPr>
                            <w:rPr>
                              <w:caps/>
                              <w:color w:val="703E00" w:themeColor="accent5" w:themeShade="80"/>
                              <w:sz w:val="28"/>
                              <w:szCs w:val="28"/>
                            </w:rPr>
                            <w:alias w:val="Subtitle"/>
                            <w:tag w:val=""/>
                            <w:id w:val="1717318836"/>
                            <w:dataBinding w:prefixMappings="xmlns:ns0='http://purl.org/dc/elements/1.1/' xmlns:ns1='http://schemas.openxmlformats.org/package/2006/metadata/core-properties' " w:xpath="/ns1:coreProperties[1]/ns0:subject[1]" w:storeItemID="{6C3C8BC8-F283-45AE-878A-BAB7291924A1}"/>
                            <w:text/>
                          </w:sdtPr>
                          <w:sdtEndPr/>
                          <w:sdtContent>
                            <w:p w14:paraId="4AA6F854" w14:textId="5C254B98" w:rsidR="00A20C24" w:rsidRPr="00B57BEF" w:rsidRDefault="00E47548" w:rsidP="005E2EE3">
                              <w:pPr>
                                <w:pStyle w:val="NoSpacing"/>
                                <w:spacing w:before="40" w:after="40"/>
                                <w:rPr>
                                  <w:caps/>
                                  <w:color w:val="703E00" w:themeColor="accent5" w:themeShade="80"/>
                                  <w:sz w:val="28"/>
                                  <w:szCs w:val="28"/>
                                </w:rPr>
                              </w:pPr>
                              <w:r>
                                <w:rPr>
                                  <w:caps/>
                                  <w:color w:val="703E00" w:themeColor="accent5" w:themeShade="80"/>
                                  <w:sz w:val="28"/>
                                  <w:szCs w:val="28"/>
                                </w:rPr>
                                <w:t>vERSION 1.0</w:t>
                              </w:r>
                            </w:p>
                          </w:sdtContent>
                        </w:sdt>
                        <w:sdt>
                          <w:sdtPr>
                            <w:rPr>
                              <w:caps/>
                              <w:color w:val="E17E00" w:themeColor="accent5"/>
                              <w:sz w:val="24"/>
                              <w:szCs w:val="24"/>
                            </w:rPr>
                            <w:alias w:val="Author"/>
                            <w:tag w:val=""/>
                            <w:id w:val="817921076"/>
                            <w:dataBinding w:prefixMappings="xmlns:ns0='http://purl.org/dc/elements/1.1/' xmlns:ns1='http://schemas.openxmlformats.org/package/2006/metadata/core-properties' " w:xpath="/ns1:coreProperties[1]/ns0:creator[1]" w:storeItemID="{6C3C8BC8-F283-45AE-878A-BAB7291924A1}"/>
                            <w:text/>
                          </w:sdtPr>
                          <w:sdtEndPr/>
                          <w:sdtContent>
                            <w:p w14:paraId="0291886F" w14:textId="7948E83B" w:rsidR="00A20C24" w:rsidRPr="00B02AE0" w:rsidRDefault="007E06A8" w:rsidP="005E2EE3">
                              <w:pPr>
                                <w:pStyle w:val="NoSpacing"/>
                                <w:spacing w:before="80" w:after="40"/>
                                <w:rPr>
                                  <w:caps/>
                                  <w:color w:val="E17E00" w:themeColor="accent5"/>
                                  <w:sz w:val="24"/>
                                  <w:szCs w:val="24"/>
                                </w:rPr>
                              </w:pPr>
                              <w:r w:rsidRPr="00B02AE0">
                                <w:rPr>
                                  <w:caps/>
                                  <w:color w:val="E17E00" w:themeColor="accent5"/>
                                  <w:sz w:val="24"/>
                                  <w:szCs w:val="24"/>
                                </w:rPr>
                                <w:t>Nuno marmeleiro 1190922</w:t>
                              </w:r>
                            </w:p>
                          </w:sdtContent>
                        </w:sdt>
                        <w:p w14:paraId="18598C2A" w14:textId="310D0176"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ROGÉRIO SOUSA 1191017</w:t>
                          </w:r>
                        </w:p>
                        <w:p w14:paraId="55968E23" w14:textId="3F2C3330"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FAÍSCA 1180658</w:t>
                          </w:r>
                        </w:p>
                        <w:p w14:paraId="4831F7F0" w14:textId="2EEE1FFF" w:rsidR="005D45FC"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ÓSCAR FOLHA 1181600</w:t>
                          </w:r>
                        </w:p>
                        <w:p w14:paraId="555E7E17" w14:textId="435EF26D" w:rsidR="005D45FC" w:rsidRPr="005E2EE3" w:rsidRDefault="005D45FC" w:rsidP="005E2EE3">
                          <w:pPr>
                            <w:pStyle w:val="NoSpacing"/>
                            <w:spacing w:before="80" w:after="40"/>
                            <w:rPr>
                              <w:caps/>
                              <w:color w:val="E17E00" w:themeColor="accent5"/>
                              <w:sz w:val="24"/>
                              <w:szCs w:val="24"/>
                              <w:lang w:val="pt-PT"/>
                            </w:rPr>
                          </w:pPr>
                          <w:r>
                            <w:rPr>
                              <w:caps/>
                              <w:color w:val="E17E00" w:themeColor="accent5"/>
                              <w:sz w:val="24"/>
                              <w:szCs w:val="24"/>
                              <w:lang w:val="pt-PT"/>
                            </w:rPr>
                            <w:t>RAFAEL OLIVEIRA 1191611</w:t>
                          </w:r>
                        </w:p>
                      </w:txbxContent>
                    </v:textbox>
                    <w10:wrap type="square" anchorx="margin" anchory="page"/>
                  </v:shape>
                </w:pict>
              </mc:Fallback>
            </mc:AlternateContent>
          </w:r>
          <w:r>
            <w:rPr>
              <w:noProof/>
            </w:rPr>
            <mc:AlternateContent>
              <mc:Choice Requires="wps">
                <w:drawing>
                  <wp:anchor distT="0" distB="0" distL="114300" distR="114300" simplePos="0" relativeHeight="251658240" behindDoc="0" locked="0" layoutInCell="1" allowOverlap="1" wp14:anchorId="46F9C197" wp14:editId="76849332">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3CEF3537" w14:textId="3F416EA3" w:rsidR="00A20C24" w:rsidRDefault="007E06A8" w:rsidP="005E2EE3">
                                    <w:pPr>
                                      <w:pStyle w:val="NoSpacing"/>
                                      <w:jc w:val="right"/>
                                      <w:rPr>
                                        <w:color w:val="FFFFFF" w:themeColor="background1"/>
                                        <w:sz w:val="24"/>
                                        <w:szCs w:val="24"/>
                                      </w:rPr>
                                    </w:pPr>
                                    <w:r>
                                      <w:rPr>
                                        <w:color w:val="FFFFFF" w:themeColor="background1"/>
                                        <w:sz w:val="24"/>
                                        <w:szCs w:val="24"/>
                                      </w:rPr>
                                      <w:t>202</w:t>
                                    </w:r>
                                    <w:r w:rsidR="008E7A79">
                                      <w:rPr>
                                        <w:color w:val="FFFFFF" w:themeColor="background1"/>
                                        <w:sz w:val="24"/>
                                        <w:szCs w:val="24"/>
                                      </w:rPr>
                                      <w:t>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6F9C197" id="Rectangle 132" o:spid="_x0000_s1027" style="position:absolute;left:0;text-align:left;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d6615c [3204]" stroked="f" strokeweight="1pt">
                    <o:lock v:ext="edit" aspectratio="t"/>
                    <v:textbox inset="3.6pt,,3.6pt">
                      <w:txbxContent>
                        <w:sdt>
                          <w:sdtPr>
                            <w:rPr>
                              <w:color w:val="FFFFFF" w:themeColor="background1"/>
                              <w:sz w:val="24"/>
                              <w:szCs w:val="24"/>
                            </w:rPr>
                            <w:alias w:val="Year"/>
                            <w:tag w:val=""/>
                            <w:id w:val="1045022992"/>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EndPr/>
                          <w:sdtContent>
                            <w:p w14:paraId="3CEF3537" w14:textId="3F416EA3" w:rsidR="00A20C24" w:rsidRDefault="007E06A8" w:rsidP="005E2EE3">
                              <w:pPr>
                                <w:pStyle w:val="NoSpacing"/>
                                <w:jc w:val="right"/>
                                <w:rPr>
                                  <w:color w:val="FFFFFF" w:themeColor="background1"/>
                                  <w:sz w:val="24"/>
                                  <w:szCs w:val="24"/>
                                </w:rPr>
                              </w:pPr>
                              <w:r>
                                <w:rPr>
                                  <w:color w:val="FFFFFF" w:themeColor="background1"/>
                                  <w:sz w:val="24"/>
                                  <w:szCs w:val="24"/>
                                </w:rPr>
                                <w:t>202</w:t>
                              </w:r>
                              <w:r w:rsidR="008E7A79">
                                <w:rPr>
                                  <w:color w:val="FFFFFF" w:themeColor="background1"/>
                                  <w:sz w:val="24"/>
                                  <w:szCs w:val="24"/>
                                </w:rPr>
                                <w:t>4</w:t>
                              </w:r>
                            </w:p>
                          </w:sdtContent>
                        </w:sdt>
                      </w:txbxContent>
                    </v:textbox>
                    <w10:wrap anchorx="margin" anchory="page"/>
                  </v:rect>
                </w:pict>
              </mc:Fallback>
            </mc:AlternateContent>
          </w:r>
          <w:r>
            <w:rPr>
              <w:b/>
              <w:bCs/>
              <w:lang w:val="en-US"/>
            </w:rPr>
            <w:br w:type="page"/>
          </w:r>
        </w:p>
      </w:sdtContent>
    </w:sdt>
    <w:sdt>
      <w:sdtPr>
        <w:rPr>
          <w:rFonts w:asciiTheme="minorHAnsi" w:eastAsiaTheme="minorEastAsia" w:hAnsiTheme="minorHAnsi" w:cstheme="minorBidi"/>
          <w:b w:val="0"/>
          <w:bCs w:val="0"/>
          <w:color w:val="404040" w:themeColor="text1" w:themeTint="BF"/>
          <w:spacing w:val="0"/>
          <w:kern w:val="0"/>
          <w:sz w:val="22"/>
        </w:rPr>
        <w:id w:val="1555425517"/>
        <w:docPartObj>
          <w:docPartGallery w:val="Table of Contents"/>
          <w:docPartUnique/>
        </w:docPartObj>
      </w:sdtPr>
      <w:sdtEndPr/>
      <w:sdtContent>
        <w:p w14:paraId="6F9943B6" w14:textId="750A626D" w:rsidR="00094E63" w:rsidRDefault="00094E63" w:rsidP="00DC776A">
          <w:pPr>
            <w:pStyle w:val="Title"/>
          </w:pPr>
          <w:r>
            <w:t>Index</w:t>
          </w:r>
        </w:p>
        <w:p w14:paraId="4EF35D8B" w14:textId="77777777" w:rsidR="00DC776A" w:rsidRPr="00DC776A" w:rsidRDefault="00DC776A" w:rsidP="00DC776A">
          <w:pPr>
            <w:rPr>
              <w:lang w:eastAsia="en-US"/>
            </w:rPr>
          </w:pPr>
        </w:p>
        <w:bookmarkStart w:id="0" w:name="_Hlk494619974"/>
        <w:p w14:paraId="23717D18" w14:textId="40175E68" w:rsidR="001F1F10" w:rsidRDefault="00094E63">
          <w:pPr>
            <w:pStyle w:val="TOC1"/>
            <w:tabs>
              <w:tab w:val="right" w:leader="dot" w:pos="9350"/>
            </w:tabs>
            <w:rPr>
              <w:rFonts w:eastAsiaTheme="minorEastAsia"/>
              <w:noProof/>
              <w:color w:val="auto"/>
              <w:kern w:val="2"/>
              <w:sz w:val="24"/>
              <w:szCs w:val="24"/>
              <w:lang w:val="en-US" w:eastAsia="en-US"/>
              <w14:ligatures w14:val="standardContextual"/>
            </w:rPr>
          </w:pPr>
          <w:r>
            <w:fldChar w:fldCharType="begin"/>
          </w:r>
          <w:r>
            <w:instrText xml:space="preserve"> TOC \o "1-3" \h \z \u </w:instrText>
          </w:r>
          <w:r>
            <w:fldChar w:fldCharType="separate"/>
          </w:r>
          <w:hyperlink w:anchor="_Toc167047874" w:history="1">
            <w:r w:rsidR="001F1F10" w:rsidRPr="00EA7900">
              <w:rPr>
                <w:rStyle w:val="Hyperlink"/>
                <w:noProof/>
                <w:lang w:val="en-US"/>
              </w:rPr>
              <w:t>Document Approval</w:t>
            </w:r>
            <w:r w:rsidR="001F1F10">
              <w:rPr>
                <w:noProof/>
                <w:webHidden/>
              </w:rPr>
              <w:tab/>
            </w:r>
            <w:r w:rsidR="001F1F10">
              <w:rPr>
                <w:noProof/>
                <w:webHidden/>
              </w:rPr>
              <w:fldChar w:fldCharType="begin"/>
            </w:r>
            <w:r w:rsidR="001F1F10">
              <w:rPr>
                <w:noProof/>
                <w:webHidden/>
              </w:rPr>
              <w:instrText xml:space="preserve"> PAGEREF _Toc167047874 \h </w:instrText>
            </w:r>
            <w:r w:rsidR="001F1F10">
              <w:rPr>
                <w:noProof/>
                <w:webHidden/>
              </w:rPr>
            </w:r>
            <w:r w:rsidR="001F1F10">
              <w:rPr>
                <w:noProof/>
                <w:webHidden/>
              </w:rPr>
              <w:fldChar w:fldCharType="separate"/>
            </w:r>
            <w:r w:rsidR="001F1F10">
              <w:rPr>
                <w:noProof/>
                <w:webHidden/>
              </w:rPr>
              <w:t>6</w:t>
            </w:r>
            <w:r w:rsidR="001F1F10">
              <w:rPr>
                <w:noProof/>
                <w:webHidden/>
              </w:rPr>
              <w:fldChar w:fldCharType="end"/>
            </w:r>
          </w:hyperlink>
        </w:p>
        <w:p w14:paraId="53D8D4D0" w14:textId="6A3DB67F"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875" w:history="1">
            <w:r w:rsidRPr="00EA7900">
              <w:rPr>
                <w:rStyle w:val="Hyperlink"/>
                <w:noProof/>
              </w:rPr>
              <w:t>1</w:t>
            </w:r>
            <w:r>
              <w:rPr>
                <w:rFonts w:eastAsiaTheme="minorEastAsia"/>
                <w:noProof/>
                <w:color w:val="auto"/>
                <w:kern w:val="2"/>
                <w:sz w:val="24"/>
                <w:szCs w:val="24"/>
                <w:lang w:val="en-US" w:eastAsia="en-US"/>
                <w14:ligatures w14:val="standardContextual"/>
              </w:rPr>
              <w:tab/>
            </w:r>
            <w:r w:rsidRPr="00EA7900">
              <w:rPr>
                <w:rStyle w:val="Hyperlink"/>
                <w:noProof/>
              </w:rPr>
              <w:t>Introduction</w:t>
            </w:r>
            <w:r>
              <w:rPr>
                <w:noProof/>
                <w:webHidden/>
              </w:rPr>
              <w:tab/>
            </w:r>
            <w:r>
              <w:rPr>
                <w:noProof/>
                <w:webHidden/>
              </w:rPr>
              <w:fldChar w:fldCharType="begin"/>
            </w:r>
            <w:r>
              <w:rPr>
                <w:noProof/>
                <w:webHidden/>
              </w:rPr>
              <w:instrText xml:space="preserve"> PAGEREF _Toc167047875 \h </w:instrText>
            </w:r>
            <w:r>
              <w:rPr>
                <w:noProof/>
                <w:webHidden/>
              </w:rPr>
            </w:r>
            <w:r>
              <w:rPr>
                <w:noProof/>
                <w:webHidden/>
              </w:rPr>
              <w:fldChar w:fldCharType="separate"/>
            </w:r>
            <w:r>
              <w:rPr>
                <w:noProof/>
                <w:webHidden/>
              </w:rPr>
              <w:t>7</w:t>
            </w:r>
            <w:r>
              <w:rPr>
                <w:noProof/>
                <w:webHidden/>
              </w:rPr>
              <w:fldChar w:fldCharType="end"/>
            </w:r>
          </w:hyperlink>
        </w:p>
        <w:p w14:paraId="40691A43" w14:textId="54BF7D07"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76" w:history="1">
            <w:r w:rsidRPr="00EA7900">
              <w:rPr>
                <w:rStyle w:val="Hyperlink"/>
                <w:noProof/>
              </w:rPr>
              <w:t>1.1</w:t>
            </w:r>
            <w:r>
              <w:rPr>
                <w:rFonts w:eastAsiaTheme="minorEastAsia"/>
                <w:noProof/>
                <w:color w:val="auto"/>
                <w:kern w:val="2"/>
                <w:sz w:val="24"/>
                <w:szCs w:val="24"/>
                <w:lang w:val="en-US" w:eastAsia="en-US"/>
                <w14:ligatures w14:val="standardContextual"/>
              </w:rPr>
              <w:tab/>
            </w:r>
            <w:r w:rsidRPr="00EA7900">
              <w:rPr>
                <w:rStyle w:val="Hyperlink"/>
                <w:noProof/>
              </w:rPr>
              <w:t>Purpose</w:t>
            </w:r>
            <w:r>
              <w:rPr>
                <w:noProof/>
                <w:webHidden/>
              </w:rPr>
              <w:tab/>
            </w:r>
            <w:r>
              <w:rPr>
                <w:noProof/>
                <w:webHidden/>
              </w:rPr>
              <w:fldChar w:fldCharType="begin"/>
            </w:r>
            <w:r>
              <w:rPr>
                <w:noProof/>
                <w:webHidden/>
              </w:rPr>
              <w:instrText xml:space="preserve"> PAGEREF _Toc167047876 \h </w:instrText>
            </w:r>
            <w:r>
              <w:rPr>
                <w:noProof/>
                <w:webHidden/>
              </w:rPr>
            </w:r>
            <w:r>
              <w:rPr>
                <w:noProof/>
                <w:webHidden/>
              </w:rPr>
              <w:fldChar w:fldCharType="separate"/>
            </w:r>
            <w:r>
              <w:rPr>
                <w:noProof/>
                <w:webHidden/>
              </w:rPr>
              <w:t>7</w:t>
            </w:r>
            <w:r>
              <w:rPr>
                <w:noProof/>
                <w:webHidden/>
              </w:rPr>
              <w:fldChar w:fldCharType="end"/>
            </w:r>
          </w:hyperlink>
        </w:p>
        <w:p w14:paraId="1B2148FE" w14:textId="058E4415"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77" w:history="1">
            <w:r w:rsidRPr="00EA7900">
              <w:rPr>
                <w:rStyle w:val="Hyperlink"/>
                <w:noProof/>
              </w:rPr>
              <w:t>1.2</w:t>
            </w:r>
            <w:r>
              <w:rPr>
                <w:rFonts w:eastAsiaTheme="minorEastAsia"/>
                <w:noProof/>
                <w:color w:val="auto"/>
                <w:kern w:val="2"/>
                <w:sz w:val="24"/>
                <w:szCs w:val="24"/>
                <w:lang w:val="en-US" w:eastAsia="en-US"/>
                <w14:ligatures w14:val="standardContextual"/>
              </w:rPr>
              <w:tab/>
            </w:r>
            <w:r w:rsidRPr="00EA7900">
              <w:rPr>
                <w:rStyle w:val="Hyperlink"/>
                <w:noProof/>
              </w:rPr>
              <w:t>Document conventions</w:t>
            </w:r>
            <w:r>
              <w:rPr>
                <w:noProof/>
                <w:webHidden/>
              </w:rPr>
              <w:tab/>
            </w:r>
            <w:r>
              <w:rPr>
                <w:noProof/>
                <w:webHidden/>
              </w:rPr>
              <w:fldChar w:fldCharType="begin"/>
            </w:r>
            <w:r>
              <w:rPr>
                <w:noProof/>
                <w:webHidden/>
              </w:rPr>
              <w:instrText xml:space="preserve"> PAGEREF _Toc167047877 \h </w:instrText>
            </w:r>
            <w:r>
              <w:rPr>
                <w:noProof/>
                <w:webHidden/>
              </w:rPr>
            </w:r>
            <w:r>
              <w:rPr>
                <w:noProof/>
                <w:webHidden/>
              </w:rPr>
              <w:fldChar w:fldCharType="separate"/>
            </w:r>
            <w:r>
              <w:rPr>
                <w:noProof/>
                <w:webHidden/>
              </w:rPr>
              <w:t>7</w:t>
            </w:r>
            <w:r>
              <w:rPr>
                <w:noProof/>
                <w:webHidden/>
              </w:rPr>
              <w:fldChar w:fldCharType="end"/>
            </w:r>
          </w:hyperlink>
        </w:p>
        <w:p w14:paraId="66FA0B24" w14:textId="375FC746"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78" w:history="1">
            <w:r w:rsidRPr="00EA7900">
              <w:rPr>
                <w:rStyle w:val="Hyperlink"/>
                <w:noProof/>
                <w:lang w:val="en-US"/>
              </w:rPr>
              <w:t>1.3</w:t>
            </w:r>
            <w:r>
              <w:rPr>
                <w:rFonts w:eastAsiaTheme="minorEastAsia"/>
                <w:noProof/>
                <w:color w:val="auto"/>
                <w:kern w:val="2"/>
                <w:sz w:val="24"/>
                <w:szCs w:val="24"/>
                <w:lang w:val="en-US" w:eastAsia="en-US"/>
                <w14:ligatures w14:val="standardContextual"/>
              </w:rPr>
              <w:tab/>
            </w:r>
            <w:r w:rsidRPr="00EA7900">
              <w:rPr>
                <w:rStyle w:val="Hyperlink"/>
                <w:noProof/>
                <w:lang w:val="en-US"/>
              </w:rPr>
              <w:t>Business Logic – What is TruckMotion?</w:t>
            </w:r>
            <w:r>
              <w:rPr>
                <w:noProof/>
                <w:webHidden/>
              </w:rPr>
              <w:tab/>
            </w:r>
            <w:r>
              <w:rPr>
                <w:noProof/>
                <w:webHidden/>
              </w:rPr>
              <w:fldChar w:fldCharType="begin"/>
            </w:r>
            <w:r>
              <w:rPr>
                <w:noProof/>
                <w:webHidden/>
              </w:rPr>
              <w:instrText xml:space="preserve"> PAGEREF _Toc167047878 \h </w:instrText>
            </w:r>
            <w:r>
              <w:rPr>
                <w:noProof/>
                <w:webHidden/>
              </w:rPr>
            </w:r>
            <w:r>
              <w:rPr>
                <w:noProof/>
                <w:webHidden/>
              </w:rPr>
              <w:fldChar w:fldCharType="separate"/>
            </w:r>
            <w:r>
              <w:rPr>
                <w:noProof/>
                <w:webHidden/>
              </w:rPr>
              <w:t>7</w:t>
            </w:r>
            <w:r>
              <w:rPr>
                <w:noProof/>
                <w:webHidden/>
              </w:rPr>
              <w:fldChar w:fldCharType="end"/>
            </w:r>
          </w:hyperlink>
        </w:p>
        <w:p w14:paraId="218A603D" w14:textId="20701702"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79" w:history="1">
            <w:r w:rsidRPr="00EA7900">
              <w:rPr>
                <w:rStyle w:val="Hyperlink"/>
                <w:noProof/>
                <w:lang w:val="en-US"/>
              </w:rPr>
              <w:t>1.4</w:t>
            </w:r>
            <w:r>
              <w:rPr>
                <w:rFonts w:eastAsiaTheme="minorEastAsia"/>
                <w:noProof/>
                <w:color w:val="auto"/>
                <w:kern w:val="2"/>
                <w:sz w:val="24"/>
                <w:szCs w:val="24"/>
                <w:lang w:val="en-US" w:eastAsia="en-US"/>
                <w14:ligatures w14:val="standardContextual"/>
              </w:rPr>
              <w:tab/>
            </w:r>
            <w:r w:rsidRPr="00EA7900">
              <w:rPr>
                <w:rStyle w:val="Hyperlink"/>
                <w:noProof/>
                <w:lang w:val="en-US"/>
              </w:rPr>
              <w:t>Run the Application</w:t>
            </w:r>
            <w:r>
              <w:rPr>
                <w:noProof/>
                <w:webHidden/>
              </w:rPr>
              <w:tab/>
            </w:r>
            <w:r>
              <w:rPr>
                <w:noProof/>
                <w:webHidden/>
              </w:rPr>
              <w:fldChar w:fldCharType="begin"/>
            </w:r>
            <w:r>
              <w:rPr>
                <w:noProof/>
                <w:webHidden/>
              </w:rPr>
              <w:instrText xml:space="preserve"> PAGEREF _Toc167047879 \h </w:instrText>
            </w:r>
            <w:r>
              <w:rPr>
                <w:noProof/>
                <w:webHidden/>
              </w:rPr>
            </w:r>
            <w:r>
              <w:rPr>
                <w:noProof/>
                <w:webHidden/>
              </w:rPr>
              <w:fldChar w:fldCharType="separate"/>
            </w:r>
            <w:r>
              <w:rPr>
                <w:noProof/>
                <w:webHidden/>
              </w:rPr>
              <w:t>7</w:t>
            </w:r>
            <w:r>
              <w:rPr>
                <w:noProof/>
                <w:webHidden/>
              </w:rPr>
              <w:fldChar w:fldCharType="end"/>
            </w:r>
          </w:hyperlink>
        </w:p>
        <w:p w14:paraId="549AB6D0" w14:textId="71FA8481"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80" w:history="1">
            <w:r w:rsidRPr="00EA7900">
              <w:rPr>
                <w:rStyle w:val="Hyperlink"/>
                <w:noProof/>
                <w:lang w:val="en-US"/>
              </w:rPr>
              <w:t>1.5</w:t>
            </w:r>
            <w:r>
              <w:rPr>
                <w:rFonts w:eastAsiaTheme="minorEastAsia"/>
                <w:noProof/>
                <w:color w:val="auto"/>
                <w:kern w:val="2"/>
                <w:sz w:val="24"/>
                <w:szCs w:val="24"/>
                <w:lang w:val="en-US" w:eastAsia="en-US"/>
                <w14:ligatures w14:val="standardContextual"/>
              </w:rPr>
              <w:tab/>
            </w:r>
            <w:r w:rsidRPr="00EA7900">
              <w:rPr>
                <w:rStyle w:val="Hyperlink"/>
                <w:noProof/>
                <w:lang w:val="en-US"/>
              </w:rPr>
              <w:t>Accomplished</w:t>
            </w:r>
            <w:r>
              <w:rPr>
                <w:noProof/>
                <w:webHidden/>
              </w:rPr>
              <w:tab/>
            </w:r>
            <w:r>
              <w:rPr>
                <w:noProof/>
                <w:webHidden/>
              </w:rPr>
              <w:fldChar w:fldCharType="begin"/>
            </w:r>
            <w:r>
              <w:rPr>
                <w:noProof/>
                <w:webHidden/>
              </w:rPr>
              <w:instrText xml:space="preserve"> PAGEREF _Toc167047880 \h </w:instrText>
            </w:r>
            <w:r>
              <w:rPr>
                <w:noProof/>
                <w:webHidden/>
              </w:rPr>
            </w:r>
            <w:r>
              <w:rPr>
                <w:noProof/>
                <w:webHidden/>
              </w:rPr>
              <w:fldChar w:fldCharType="separate"/>
            </w:r>
            <w:r>
              <w:rPr>
                <w:noProof/>
                <w:webHidden/>
              </w:rPr>
              <w:t>8</w:t>
            </w:r>
            <w:r>
              <w:rPr>
                <w:noProof/>
                <w:webHidden/>
              </w:rPr>
              <w:fldChar w:fldCharType="end"/>
            </w:r>
          </w:hyperlink>
        </w:p>
        <w:p w14:paraId="4E641B4F" w14:textId="659F8205"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881" w:history="1">
            <w:r w:rsidRPr="00EA7900">
              <w:rPr>
                <w:rStyle w:val="Hyperlink"/>
                <w:noProof/>
              </w:rPr>
              <w:t>2</w:t>
            </w:r>
            <w:r>
              <w:rPr>
                <w:rFonts w:eastAsiaTheme="minorEastAsia"/>
                <w:noProof/>
                <w:color w:val="auto"/>
                <w:kern w:val="2"/>
                <w:sz w:val="24"/>
                <w:szCs w:val="24"/>
                <w:lang w:val="en-US" w:eastAsia="en-US"/>
                <w14:ligatures w14:val="standardContextual"/>
              </w:rPr>
              <w:tab/>
            </w:r>
            <w:r w:rsidRPr="00EA7900">
              <w:rPr>
                <w:rStyle w:val="Hyperlink"/>
                <w:noProof/>
              </w:rPr>
              <w:t>Domain-Driven Design</w:t>
            </w:r>
            <w:r>
              <w:rPr>
                <w:noProof/>
                <w:webHidden/>
              </w:rPr>
              <w:tab/>
            </w:r>
            <w:r>
              <w:rPr>
                <w:noProof/>
                <w:webHidden/>
              </w:rPr>
              <w:fldChar w:fldCharType="begin"/>
            </w:r>
            <w:r>
              <w:rPr>
                <w:noProof/>
                <w:webHidden/>
              </w:rPr>
              <w:instrText xml:space="preserve"> PAGEREF _Toc167047881 \h </w:instrText>
            </w:r>
            <w:r>
              <w:rPr>
                <w:noProof/>
                <w:webHidden/>
              </w:rPr>
            </w:r>
            <w:r>
              <w:rPr>
                <w:noProof/>
                <w:webHidden/>
              </w:rPr>
              <w:fldChar w:fldCharType="separate"/>
            </w:r>
            <w:r>
              <w:rPr>
                <w:noProof/>
                <w:webHidden/>
              </w:rPr>
              <w:t>8</w:t>
            </w:r>
            <w:r>
              <w:rPr>
                <w:noProof/>
                <w:webHidden/>
              </w:rPr>
              <w:fldChar w:fldCharType="end"/>
            </w:r>
          </w:hyperlink>
        </w:p>
        <w:p w14:paraId="7178860E" w14:textId="41261075"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82" w:history="1">
            <w:r w:rsidRPr="00EA7900">
              <w:rPr>
                <w:rStyle w:val="Hyperlink"/>
                <w:noProof/>
                <w:lang w:val="en-US"/>
              </w:rPr>
              <w:t>2.1</w:t>
            </w:r>
            <w:r>
              <w:rPr>
                <w:rFonts w:eastAsiaTheme="minorEastAsia"/>
                <w:noProof/>
                <w:color w:val="auto"/>
                <w:kern w:val="2"/>
                <w:sz w:val="24"/>
                <w:szCs w:val="24"/>
                <w:lang w:val="en-US" w:eastAsia="en-US"/>
                <w14:ligatures w14:val="standardContextual"/>
              </w:rPr>
              <w:tab/>
            </w:r>
            <w:r w:rsidRPr="00EA7900">
              <w:rPr>
                <w:rStyle w:val="Hyperlink"/>
                <w:noProof/>
                <w:lang w:val="en-US"/>
              </w:rPr>
              <w:t>Application of DDD</w:t>
            </w:r>
            <w:r>
              <w:rPr>
                <w:noProof/>
                <w:webHidden/>
              </w:rPr>
              <w:tab/>
            </w:r>
            <w:r>
              <w:rPr>
                <w:noProof/>
                <w:webHidden/>
              </w:rPr>
              <w:fldChar w:fldCharType="begin"/>
            </w:r>
            <w:r>
              <w:rPr>
                <w:noProof/>
                <w:webHidden/>
              </w:rPr>
              <w:instrText xml:space="preserve"> PAGEREF _Toc167047882 \h </w:instrText>
            </w:r>
            <w:r>
              <w:rPr>
                <w:noProof/>
                <w:webHidden/>
              </w:rPr>
            </w:r>
            <w:r>
              <w:rPr>
                <w:noProof/>
                <w:webHidden/>
              </w:rPr>
              <w:fldChar w:fldCharType="separate"/>
            </w:r>
            <w:r>
              <w:rPr>
                <w:noProof/>
                <w:webHidden/>
              </w:rPr>
              <w:t>9</w:t>
            </w:r>
            <w:r>
              <w:rPr>
                <w:noProof/>
                <w:webHidden/>
              </w:rPr>
              <w:fldChar w:fldCharType="end"/>
            </w:r>
          </w:hyperlink>
        </w:p>
        <w:p w14:paraId="37BBB78E" w14:textId="284E8646"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883" w:history="1">
            <w:r w:rsidRPr="00EA7900">
              <w:rPr>
                <w:rStyle w:val="Hyperlink"/>
                <w:noProof/>
                <w:lang w:val="en-US"/>
              </w:rPr>
              <w:t>3</w:t>
            </w:r>
            <w:r>
              <w:rPr>
                <w:rFonts w:eastAsiaTheme="minorEastAsia"/>
                <w:noProof/>
                <w:color w:val="auto"/>
                <w:kern w:val="2"/>
                <w:sz w:val="24"/>
                <w:szCs w:val="24"/>
                <w:lang w:val="en-US" w:eastAsia="en-US"/>
                <w14:ligatures w14:val="standardContextual"/>
              </w:rPr>
              <w:tab/>
            </w:r>
            <w:r w:rsidRPr="00EA7900">
              <w:rPr>
                <w:rStyle w:val="Hyperlink"/>
                <w:noProof/>
                <w:lang w:val="en-US"/>
              </w:rPr>
              <w:t>Deployment</w:t>
            </w:r>
            <w:r>
              <w:rPr>
                <w:noProof/>
                <w:webHidden/>
              </w:rPr>
              <w:tab/>
            </w:r>
            <w:r>
              <w:rPr>
                <w:noProof/>
                <w:webHidden/>
              </w:rPr>
              <w:fldChar w:fldCharType="begin"/>
            </w:r>
            <w:r>
              <w:rPr>
                <w:noProof/>
                <w:webHidden/>
              </w:rPr>
              <w:instrText xml:space="preserve"> PAGEREF _Toc167047883 \h </w:instrText>
            </w:r>
            <w:r>
              <w:rPr>
                <w:noProof/>
                <w:webHidden/>
              </w:rPr>
            </w:r>
            <w:r>
              <w:rPr>
                <w:noProof/>
                <w:webHidden/>
              </w:rPr>
              <w:fldChar w:fldCharType="separate"/>
            </w:r>
            <w:r>
              <w:rPr>
                <w:noProof/>
                <w:webHidden/>
              </w:rPr>
              <w:t>10</w:t>
            </w:r>
            <w:r>
              <w:rPr>
                <w:noProof/>
                <w:webHidden/>
              </w:rPr>
              <w:fldChar w:fldCharType="end"/>
            </w:r>
          </w:hyperlink>
        </w:p>
        <w:p w14:paraId="377D8ECA" w14:textId="43A326FC"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884" w:history="1">
            <w:r w:rsidRPr="00EA7900">
              <w:rPr>
                <w:rStyle w:val="Hyperlink"/>
                <w:noProof/>
                <w:lang w:val="en-US"/>
              </w:rPr>
              <w:t>4</w:t>
            </w:r>
            <w:r>
              <w:rPr>
                <w:rFonts w:eastAsiaTheme="minorEastAsia"/>
                <w:noProof/>
                <w:color w:val="auto"/>
                <w:kern w:val="2"/>
                <w:sz w:val="24"/>
                <w:szCs w:val="24"/>
                <w:lang w:val="en-US" w:eastAsia="en-US"/>
                <w14:ligatures w14:val="standardContextual"/>
              </w:rPr>
              <w:tab/>
            </w:r>
            <w:r w:rsidRPr="00EA7900">
              <w:rPr>
                <w:rStyle w:val="Hyperlink"/>
                <w:noProof/>
                <w:lang w:val="en-US"/>
              </w:rPr>
              <w:t>JHipster Overview</w:t>
            </w:r>
            <w:r>
              <w:rPr>
                <w:noProof/>
                <w:webHidden/>
              </w:rPr>
              <w:tab/>
            </w:r>
            <w:r>
              <w:rPr>
                <w:noProof/>
                <w:webHidden/>
              </w:rPr>
              <w:fldChar w:fldCharType="begin"/>
            </w:r>
            <w:r>
              <w:rPr>
                <w:noProof/>
                <w:webHidden/>
              </w:rPr>
              <w:instrText xml:space="preserve"> PAGEREF _Toc167047884 \h </w:instrText>
            </w:r>
            <w:r>
              <w:rPr>
                <w:noProof/>
                <w:webHidden/>
              </w:rPr>
            </w:r>
            <w:r>
              <w:rPr>
                <w:noProof/>
                <w:webHidden/>
              </w:rPr>
              <w:fldChar w:fldCharType="separate"/>
            </w:r>
            <w:r>
              <w:rPr>
                <w:noProof/>
                <w:webHidden/>
              </w:rPr>
              <w:t>11</w:t>
            </w:r>
            <w:r>
              <w:rPr>
                <w:noProof/>
                <w:webHidden/>
              </w:rPr>
              <w:fldChar w:fldCharType="end"/>
            </w:r>
          </w:hyperlink>
        </w:p>
        <w:p w14:paraId="66DBAACE" w14:textId="4D4E311B"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85" w:history="1">
            <w:r w:rsidRPr="00EA7900">
              <w:rPr>
                <w:rStyle w:val="Hyperlink"/>
                <w:noProof/>
                <w:lang w:val="en-US"/>
              </w:rPr>
              <w:t>4.1</w:t>
            </w:r>
            <w:r>
              <w:rPr>
                <w:rFonts w:eastAsiaTheme="minorEastAsia"/>
                <w:noProof/>
                <w:color w:val="auto"/>
                <w:kern w:val="2"/>
                <w:sz w:val="24"/>
                <w:szCs w:val="24"/>
                <w:lang w:val="en-US" w:eastAsia="en-US"/>
                <w14:ligatures w14:val="standardContextual"/>
              </w:rPr>
              <w:tab/>
            </w:r>
            <w:r w:rsidRPr="00EA7900">
              <w:rPr>
                <w:rStyle w:val="Hyperlink"/>
                <w:noProof/>
                <w:lang w:val="en-US"/>
              </w:rPr>
              <w:t>What is JHipster?</w:t>
            </w:r>
            <w:r>
              <w:rPr>
                <w:noProof/>
                <w:webHidden/>
              </w:rPr>
              <w:tab/>
            </w:r>
            <w:r>
              <w:rPr>
                <w:noProof/>
                <w:webHidden/>
              </w:rPr>
              <w:fldChar w:fldCharType="begin"/>
            </w:r>
            <w:r>
              <w:rPr>
                <w:noProof/>
                <w:webHidden/>
              </w:rPr>
              <w:instrText xml:space="preserve"> PAGEREF _Toc167047885 \h </w:instrText>
            </w:r>
            <w:r>
              <w:rPr>
                <w:noProof/>
                <w:webHidden/>
              </w:rPr>
            </w:r>
            <w:r>
              <w:rPr>
                <w:noProof/>
                <w:webHidden/>
              </w:rPr>
              <w:fldChar w:fldCharType="separate"/>
            </w:r>
            <w:r>
              <w:rPr>
                <w:noProof/>
                <w:webHidden/>
              </w:rPr>
              <w:t>11</w:t>
            </w:r>
            <w:r>
              <w:rPr>
                <w:noProof/>
                <w:webHidden/>
              </w:rPr>
              <w:fldChar w:fldCharType="end"/>
            </w:r>
          </w:hyperlink>
        </w:p>
        <w:p w14:paraId="14348F5C" w14:textId="47AD70AA"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86" w:history="1">
            <w:r w:rsidRPr="00EA7900">
              <w:rPr>
                <w:rStyle w:val="Hyperlink"/>
                <w:noProof/>
                <w:lang w:val="en-US"/>
              </w:rPr>
              <w:t>4.2</w:t>
            </w:r>
            <w:r>
              <w:rPr>
                <w:rFonts w:eastAsiaTheme="minorEastAsia"/>
                <w:noProof/>
                <w:color w:val="auto"/>
                <w:kern w:val="2"/>
                <w:sz w:val="24"/>
                <w:szCs w:val="24"/>
                <w:lang w:val="en-US" w:eastAsia="en-US"/>
                <w14:ligatures w14:val="standardContextual"/>
              </w:rPr>
              <w:tab/>
            </w:r>
            <w:r w:rsidRPr="00EA7900">
              <w:rPr>
                <w:rStyle w:val="Hyperlink"/>
                <w:noProof/>
                <w:lang w:val="en-US"/>
              </w:rPr>
              <w:t>How JHipster was Used for TruckMotion</w:t>
            </w:r>
            <w:r>
              <w:rPr>
                <w:noProof/>
                <w:webHidden/>
              </w:rPr>
              <w:tab/>
            </w:r>
            <w:r>
              <w:rPr>
                <w:noProof/>
                <w:webHidden/>
              </w:rPr>
              <w:fldChar w:fldCharType="begin"/>
            </w:r>
            <w:r>
              <w:rPr>
                <w:noProof/>
                <w:webHidden/>
              </w:rPr>
              <w:instrText xml:space="preserve"> PAGEREF _Toc167047886 \h </w:instrText>
            </w:r>
            <w:r>
              <w:rPr>
                <w:noProof/>
                <w:webHidden/>
              </w:rPr>
            </w:r>
            <w:r>
              <w:rPr>
                <w:noProof/>
                <w:webHidden/>
              </w:rPr>
              <w:fldChar w:fldCharType="separate"/>
            </w:r>
            <w:r>
              <w:rPr>
                <w:noProof/>
                <w:webHidden/>
              </w:rPr>
              <w:t>11</w:t>
            </w:r>
            <w:r>
              <w:rPr>
                <w:noProof/>
                <w:webHidden/>
              </w:rPr>
              <w:fldChar w:fldCharType="end"/>
            </w:r>
          </w:hyperlink>
        </w:p>
        <w:p w14:paraId="3F6C6CD3" w14:textId="617962FF"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87" w:history="1">
            <w:r w:rsidRPr="00EA7900">
              <w:rPr>
                <w:rStyle w:val="Hyperlink"/>
                <w:noProof/>
                <w:lang w:val="en-US"/>
              </w:rPr>
              <w:t>4.3</w:t>
            </w:r>
            <w:r>
              <w:rPr>
                <w:rFonts w:eastAsiaTheme="minorEastAsia"/>
                <w:noProof/>
                <w:color w:val="auto"/>
                <w:kern w:val="2"/>
                <w:sz w:val="24"/>
                <w:szCs w:val="24"/>
                <w:lang w:val="en-US" w:eastAsia="en-US"/>
                <w14:ligatures w14:val="standardContextual"/>
              </w:rPr>
              <w:tab/>
            </w:r>
            <w:r w:rsidRPr="00EA7900">
              <w:rPr>
                <w:rStyle w:val="Hyperlink"/>
                <w:noProof/>
                <w:lang w:val="en-US"/>
              </w:rPr>
              <w:t>Security Vulnerabilities and Mitigation</w:t>
            </w:r>
            <w:r>
              <w:rPr>
                <w:noProof/>
                <w:webHidden/>
              </w:rPr>
              <w:tab/>
            </w:r>
            <w:r>
              <w:rPr>
                <w:noProof/>
                <w:webHidden/>
              </w:rPr>
              <w:fldChar w:fldCharType="begin"/>
            </w:r>
            <w:r>
              <w:rPr>
                <w:noProof/>
                <w:webHidden/>
              </w:rPr>
              <w:instrText xml:space="preserve"> PAGEREF _Toc167047887 \h </w:instrText>
            </w:r>
            <w:r>
              <w:rPr>
                <w:noProof/>
                <w:webHidden/>
              </w:rPr>
            </w:r>
            <w:r>
              <w:rPr>
                <w:noProof/>
                <w:webHidden/>
              </w:rPr>
              <w:fldChar w:fldCharType="separate"/>
            </w:r>
            <w:r>
              <w:rPr>
                <w:noProof/>
                <w:webHidden/>
              </w:rPr>
              <w:t>12</w:t>
            </w:r>
            <w:r>
              <w:rPr>
                <w:noProof/>
                <w:webHidden/>
              </w:rPr>
              <w:fldChar w:fldCharType="end"/>
            </w:r>
          </w:hyperlink>
        </w:p>
        <w:p w14:paraId="3D97C188" w14:textId="380831A0"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88" w:history="1">
            <w:r w:rsidRPr="00EA7900">
              <w:rPr>
                <w:rStyle w:val="Hyperlink"/>
                <w:noProof/>
                <w:lang w:val="en-US"/>
              </w:rPr>
              <w:t>4.4</w:t>
            </w:r>
            <w:r>
              <w:rPr>
                <w:rFonts w:eastAsiaTheme="minorEastAsia"/>
                <w:noProof/>
                <w:color w:val="auto"/>
                <w:kern w:val="2"/>
                <w:sz w:val="24"/>
                <w:szCs w:val="24"/>
                <w:lang w:val="en-US" w:eastAsia="en-US"/>
                <w14:ligatures w14:val="standardContextual"/>
              </w:rPr>
              <w:tab/>
            </w:r>
            <w:r w:rsidRPr="00EA7900">
              <w:rPr>
                <w:rStyle w:val="Hyperlink"/>
                <w:noProof/>
                <w:lang w:val="en-US"/>
              </w:rPr>
              <w:t>Libraries and Tools used</w:t>
            </w:r>
            <w:r>
              <w:rPr>
                <w:noProof/>
                <w:webHidden/>
              </w:rPr>
              <w:tab/>
            </w:r>
            <w:r>
              <w:rPr>
                <w:noProof/>
                <w:webHidden/>
              </w:rPr>
              <w:fldChar w:fldCharType="begin"/>
            </w:r>
            <w:r>
              <w:rPr>
                <w:noProof/>
                <w:webHidden/>
              </w:rPr>
              <w:instrText xml:space="preserve"> PAGEREF _Toc167047888 \h </w:instrText>
            </w:r>
            <w:r>
              <w:rPr>
                <w:noProof/>
                <w:webHidden/>
              </w:rPr>
            </w:r>
            <w:r>
              <w:rPr>
                <w:noProof/>
                <w:webHidden/>
              </w:rPr>
              <w:fldChar w:fldCharType="separate"/>
            </w:r>
            <w:r>
              <w:rPr>
                <w:noProof/>
                <w:webHidden/>
              </w:rPr>
              <w:t>13</w:t>
            </w:r>
            <w:r>
              <w:rPr>
                <w:noProof/>
                <w:webHidden/>
              </w:rPr>
              <w:fldChar w:fldCharType="end"/>
            </w:r>
          </w:hyperlink>
        </w:p>
        <w:p w14:paraId="01E840F2" w14:textId="0A9C3987"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889" w:history="1">
            <w:r w:rsidRPr="00EA7900">
              <w:rPr>
                <w:rStyle w:val="Hyperlink"/>
                <w:noProof/>
                <w:lang w:val="en-US"/>
              </w:rPr>
              <w:t>5</w:t>
            </w:r>
            <w:r>
              <w:rPr>
                <w:rFonts w:eastAsiaTheme="minorEastAsia"/>
                <w:noProof/>
                <w:color w:val="auto"/>
                <w:kern w:val="2"/>
                <w:sz w:val="24"/>
                <w:szCs w:val="24"/>
                <w:lang w:val="en-US" w:eastAsia="en-US"/>
                <w14:ligatures w14:val="standardContextual"/>
              </w:rPr>
              <w:tab/>
            </w:r>
            <w:r w:rsidRPr="00EA7900">
              <w:rPr>
                <w:rStyle w:val="Hyperlink"/>
                <w:noProof/>
                <w:lang w:val="en-US"/>
              </w:rPr>
              <w:t>Use Cases</w:t>
            </w:r>
            <w:r>
              <w:rPr>
                <w:noProof/>
                <w:webHidden/>
              </w:rPr>
              <w:tab/>
            </w:r>
            <w:r>
              <w:rPr>
                <w:noProof/>
                <w:webHidden/>
              </w:rPr>
              <w:fldChar w:fldCharType="begin"/>
            </w:r>
            <w:r>
              <w:rPr>
                <w:noProof/>
                <w:webHidden/>
              </w:rPr>
              <w:instrText xml:space="preserve"> PAGEREF _Toc167047889 \h </w:instrText>
            </w:r>
            <w:r>
              <w:rPr>
                <w:noProof/>
                <w:webHidden/>
              </w:rPr>
            </w:r>
            <w:r>
              <w:rPr>
                <w:noProof/>
                <w:webHidden/>
              </w:rPr>
              <w:fldChar w:fldCharType="separate"/>
            </w:r>
            <w:r>
              <w:rPr>
                <w:noProof/>
                <w:webHidden/>
              </w:rPr>
              <w:t>13</w:t>
            </w:r>
            <w:r>
              <w:rPr>
                <w:noProof/>
                <w:webHidden/>
              </w:rPr>
              <w:fldChar w:fldCharType="end"/>
            </w:r>
          </w:hyperlink>
        </w:p>
        <w:p w14:paraId="461042C7" w14:textId="4B077ADA"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0" w:history="1">
            <w:r w:rsidRPr="00EA7900">
              <w:rPr>
                <w:rStyle w:val="Hyperlink"/>
                <w:noProof/>
                <w:lang w:val="en-US"/>
              </w:rPr>
              <w:t>5.1</w:t>
            </w:r>
            <w:r>
              <w:rPr>
                <w:rFonts w:eastAsiaTheme="minorEastAsia"/>
                <w:noProof/>
                <w:color w:val="auto"/>
                <w:kern w:val="2"/>
                <w:sz w:val="24"/>
                <w:szCs w:val="24"/>
                <w:lang w:val="en-US" w:eastAsia="en-US"/>
                <w14:ligatures w14:val="standardContextual"/>
              </w:rPr>
              <w:tab/>
            </w:r>
            <w:r w:rsidRPr="00EA7900">
              <w:rPr>
                <w:rStyle w:val="Hyperlink"/>
                <w:noProof/>
                <w:lang w:val="en-US"/>
              </w:rPr>
              <w:t>UC1 - As a Customer, I want to be able to register delivery services so that I can have the parcel delivered to my Location.</w:t>
            </w:r>
            <w:r>
              <w:rPr>
                <w:noProof/>
                <w:webHidden/>
              </w:rPr>
              <w:tab/>
            </w:r>
            <w:r>
              <w:rPr>
                <w:noProof/>
                <w:webHidden/>
              </w:rPr>
              <w:fldChar w:fldCharType="begin"/>
            </w:r>
            <w:r>
              <w:rPr>
                <w:noProof/>
                <w:webHidden/>
              </w:rPr>
              <w:instrText xml:space="preserve"> PAGEREF _Toc167047890 \h </w:instrText>
            </w:r>
            <w:r>
              <w:rPr>
                <w:noProof/>
                <w:webHidden/>
              </w:rPr>
            </w:r>
            <w:r>
              <w:rPr>
                <w:noProof/>
                <w:webHidden/>
              </w:rPr>
              <w:fldChar w:fldCharType="separate"/>
            </w:r>
            <w:r>
              <w:rPr>
                <w:noProof/>
                <w:webHidden/>
              </w:rPr>
              <w:t>14</w:t>
            </w:r>
            <w:r>
              <w:rPr>
                <w:noProof/>
                <w:webHidden/>
              </w:rPr>
              <w:fldChar w:fldCharType="end"/>
            </w:r>
          </w:hyperlink>
        </w:p>
        <w:p w14:paraId="78DEB557" w14:textId="04ACE2CB"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1" w:history="1">
            <w:r w:rsidRPr="00EA7900">
              <w:rPr>
                <w:rStyle w:val="Hyperlink"/>
                <w:noProof/>
                <w:lang w:val="en-US"/>
              </w:rPr>
              <w:t>5.2</w:t>
            </w:r>
            <w:r>
              <w:rPr>
                <w:rFonts w:eastAsiaTheme="minorEastAsia"/>
                <w:noProof/>
                <w:color w:val="auto"/>
                <w:kern w:val="2"/>
                <w:sz w:val="24"/>
                <w:szCs w:val="24"/>
                <w:lang w:val="en-US" w:eastAsia="en-US"/>
                <w14:ligatures w14:val="standardContextual"/>
              </w:rPr>
              <w:tab/>
            </w:r>
            <w:r w:rsidRPr="00EA7900">
              <w:rPr>
                <w:rStyle w:val="Hyperlink"/>
                <w:noProof/>
                <w:lang w:val="en-US"/>
              </w:rPr>
              <w:t>UC3 - As a customer, I want to be able to add Locations associated to me so that I can choose one of them in the Service.</w:t>
            </w:r>
            <w:r>
              <w:rPr>
                <w:noProof/>
                <w:webHidden/>
              </w:rPr>
              <w:tab/>
            </w:r>
            <w:r>
              <w:rPr>
                <w:noProof/>
                <w:webHidden/>
              </w:rPr>
              <w:fldChar w:fldCharType="begin"/>
            </w:r>
            <w:r>
              <w:rPr>
                <w:noProof/>
                <w:webHidden/>
              </w:rPr>
              <w:instrText xml:space="preserve"> PAGEREF _Toc167047891 \h </w:instrText>
            </w:r>
            <w:r>
              <w:rPr>
                <w:noProof/>
                <w:webHidden/>
              </w:rPr>
            </w:r>
            <w:r>
              <w:rPr>
                <w:noProof/>
                <w:webHidden/>
              </w:rPr>
              <w:fldChar w:fldCharType="separate"/>
            </w:r>
            <w:r>
              <w:rPr>
                <w:noProof/>
                <w:webHidden/>
              </w:rPr>
              <w:t>15</w:t>
            </w:r>
            <w:r>
              <w:rPr>
                <w:noProof/>
                <w:webHidden/>
              </w:rPr>
              <w:fldChar w:fldCharType="end"/>
            </w:r>
          </w:hyperlink>
        </w:p>
        <w:p w14:paraId="12DFD4C7" w14:textId="43D24FBE"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2" w:history="1">
            <w:r w:rsidRPr="00EA7900">
              <w:rPr>
                <w:rStyle w:val="Hyperlink"/>
                <w:noProof/>
                <w:lang w:val="en-US"/>
              </w:rPr>
              <w:t>5.3</w:t>
            </w:r>
            <w:r>
              <w:rPr>
                <w:rFonts w:eastAsiaTheme="minorEastAsia"/>
                <w:noProof/>
                <w:color w:val="auto"/>
                <w:kern w:val="2"/>
                <w:sz w:val="24"/>
                <w:szCs w:val="24"/>
                <w:lang w:val="en-US" w:eastAsia="en-US"/>
                <w14:ligatures w14:val="standardContextual"/>
              </w:rPr>
              <w:tab/>
            </w:r>
            <w:r w:rsidRPr="00EA7900">
              <w:rPr>
                <w:rStyle w:val="Hyperlink"/>
                <w:noProof/>
                <w:lang w:val="en-US"/>
              </w:rPr>
              <w:t>UC8 - As a manager, I want to be able to approve or reject a job so that I can control the Services. I should only approve and reject jobs if they are registered in the system by clients.</w:t>
            </w:r>
            <w:r>
              <w:rPr>
                <w:noProof/>
                <w:webHidden/>
              </w:rPr>
              <w:tab/>
            </w:r>
            <w:r>
              <w:rPr>
                <w:noProof/>
                <w:webHidden/>
              </w:rPr>
              <w:fldChar w:fldCharType="begin"/>
            </w:r>
            <w:r>
              <w:rPr>
                <w:noProof/>
                <w:webHidden/>
              </w:rPr>
              <w:instrText xml:space="preserve"> PAGEREF _Toc167047892 \h </w:instrText>
            </w:r>
            <w:r>
              <w:rPr>
                <w:noProof/>
                <w:webHidden/>
              </w:rPr>
            </w:r>
            <w:r>
              <w:rPr>
                <w:noProof/>
                <w:webHidden/>
              </w:rPr>
              <w:fldChar w:fldCharType="separate"/>
            </w:r>
            <w:r>
              <w:rPr>
                <w:noProof/>
                <w:webHidden/>
              </w:rPr>
              <w:t>17</w:t>
            </w:r>
            <w:r>
              <w:rPr>
                <w:noProof/>
                <w:webHidden/>
              </w:rPr>
              <w:fldChar w:fldCharType="end"/>
            </w:r>
          </w:hyperlink>
        </w:p>
        <w:p w14:paraId="2FF287AC" w14:textId="10D8FB7E"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3" w:history="1">
            <w:r w:rsidRPr="00EA7900">
              <w:rPr>
                <w:rStyle w:val="Hyperlink"/>
                <w:noProof/>
                <w:lang w:val="en-US"/>
              </w:rPr>
              <w:t>5.4</w:t>
            </w:r>
            <w:r>
              <w:rPr>
                <w:rFonts w:eastAsiaTheme="minorEastAsia"/>
                <w:noProof/>
                <w:color w:val="auto"/>
                <w:kern w:val="2"/>
                <w:sz w:val="24"/>
                <w:szCs w:val="24"/>
                <w:lang w:val="en-US" w:eastAsia="en-US"/>
                <w14:ligatures w14:val="standardContextual"/>
              </w:rPr>
              <w:tab/>
            </w:r>
            <w:r w:rsidRPr="00EA7900">
              <w:rPr>
                <w:rStyle w:val="Hyperlink"/>
                <w:noProof/>
                <w:lang w:val="en-US"/>
              </w:rPr>
              <w:t>UC9 - As a manager, I want to be able to dispatch services to drivers so that the Services are executed. I should only dispatch services if the requests are approved.</w:t>
            </w:r>
            <w:r>
              <w:rPr>
                <w:noProof/>
                <w:webHidden/>
              </w:rPr>
              <w:tab/>
            </w:r>
            <w:r>
              <w:rPr>
                <w:noProof/>
                <w:webHidden/>
              </w:rPr>
              <w:fldChar w:fldCharType="begin"/>
            </w:r>
            <w:r>
              <w:rPr>
                <w:noProof/>
                <w:webHidden/>
              </w:rPr>
              <w:instrText xml:space="preserve"> PAGEREF _Toc167047893 \h </w:instrText>
            </w:r>
            <w:r>
              <w:rPr>
                <w:noProof/>
                <w:webHidden/>
              </w:rPr>
            </w:r>
            <w:r>
              <w:rPr>
                <w:noProof/>
                <w:webHidden/>
              </w:rPr>
              <w:fldChar w:fldCharType="separate"/>
            </w:r>
            <w:r>
              <w:rPr>
                <w:noProof/>
                <w:webHidden/>
              </w:rPr>
              <w:t>18</w:t>
            </w:r>
            <w:r>
              <w:rPr>
                <w:noProof/>
                <w:webHidden/>
              </w:rPr>
              <w:fldChar w:fldCharType="end"/>
            </w:r>
          </w:hyperlink>
        </w:p>
        <w:p w14:paraId="064B9FDD" w14:textId="176DCD11"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4" w:history="1">
            <w:r w:rsidRPr="00EA7900">
              <w:rPr>
                <w:rStyle w:val="Hyperlink"/>
                <w:noProof/>
                <w:lang w:val="en-US"/>
              </w:rPr>
              <w:t>5.5</w:t>
            </w:r>
            <w:r>
              <w:rPr>
                <w:rFonts w:eastAsiaTheme="minorEastAsia"/>
                <w:noProof/>
                <w:color w:val="auto"/>
                <w:kern w:val="2"/>
                <w:sz w:val="24"/>
                <w:szCs w:val="24"/>
                <w:lang w:val="en-US" w:eastAsia="en-US"/>
                <w14:ligatures w14:val="standardContextual"/>
              </w:rPr>
              <w:tab/>
            </w:r>
            <w:r w:rsidRPr="00EA7900">
              <w:rPr>
                <w:rStyle w:val="Hyperlink"/>
                <w:noProof/>
                <w:lang w:val="en-US"/>
              </w:rPr>
              <w:t>UC10 - As a manager, I want to be able to register Drivers in the application so that the Transports can be executed by them.</w:t>
            </w:r>
            <w:r>
              <w:rPr>
                <w:noProof/>
                <w:webHidden/>
              </w:rPr>
              <w:tab/>
            </w:r>
            <w:r>
              <w:rPr>
                <w:noProof/>
                <w:webHidden/>
              </w:rPr>
              <w:fldChar w:fldCharType="begin"/>
            </w:r>
            <w:r>
              <w:rPr>
                <w:noProof/>
                <w:webHidden/>
              </w:rPr>
              <w:instrText xml:space="preserve"> PAGEREF _Toc167047894 \h </w:instrText>
            </w:r>
            <w:r>
              <w:rPr>
                <w:noProof/>
                <w:webHidden/>
              </w:rPr>
            </w:r>
            <w:r>
              <w:rPr>
                <w:noProof/>
                <w:webHidden/>
              </w:rPr>
              <w:fldChar w:fldCharType="separate"/>
            </w:r>
            <w:r>
              <w:rPr>
                <w:noProof/>
                <w:webHidden/>
              </w:rPr>
              <w:t>19</w:t>
            </w:r>
            <w:r>
              <w:rPr>
                <w:noProof/>
                <w:webHidden/>
              </w:rPr>
              <w:fldChar w:fldCharType="end"/>
            </w:r>
          </w:hyperlink>
        </w:p>
        <w:p w14:paraId="1E40949D" w14:textId="1C77F713"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5" w:history="1">
            <w:r w:rsidRPr="00EA7900">
              <w:rPr>
                <w:rStyle w:val="Hyperlink"/>
                <w:noProof/>
                <w:lang w:val="en-US"/>
              </w:rPr>
              <w:t>5.6</w:t>
            </w:r>
            <w:r>
              <w:rPr>
                <w:rFonts w:eastAsiaTheme="minorEastAsia"/>
                <w:noProof/>
                <w:color w:val="auto"/>
                <w:kern w:val="2"/>
                <w:sz w:val="24"/>
                <w:szCs w:val="24"/>
                <w:lang w:val="en-US" w:eastAsia="en-US"/>
                <w14:ligatures w14:val="standardContextual"/>
              </w:rPr>
              <w:tab/>
            </w:r>
            <w:r w:rsidRPr="00EA7900">
              <w:rPr>
                <w:rStyle w:val="Hyperlink"/>
                <w:noProof/>
                <w:lang w:val="en-US"/>
              </w:rPr>
              <w:t>UC11 - As a manager, I want to be able to register Customers in the application so that I have the possibility of new Services be asked. I should only be able to register them and not update their data.</w:t>
            </w:r>
            <w:r>
              <w:rPr>
                <w:noProof/>
                <w:webHidden/>
              </w:rPr>
              <w:tab/>
            </w:r>
            <w:r>
              <w:rPr>
                <w:noProof/>
                <w:webHidden/>
              </w:rPr>
              <w:fldChar w:fldCharType="begin"/>
            </w:r>
            <w:r>
              <w:rPr>
                <w:noProof/>
                <w:webHidden/>
              </w:rPr>
              <w:instrText xml:space="preserve"> PAGEREF _Toc167047895 \h </w:instrText>
            </w:r>
            <w:r>
              <w:rPr>
                <w:noProof/>
                <w:webHidden/>
              </w:rPr>
            </w:r>
            <w:r>
              <w:rPr>
                <w:noProof/>
                <w:webHidden/>
              </w:rPr>
              <w:fldChar w:fldCharType="separate"/>
            </w:r>
            <w:r>
              <w:rPr>
                <w:noProof/>
                <w:webHidden/>
              </w:rPr>
              <w:t>20</w:t>
            </w:r>
            <w:r>
              <w:rPr>
                <w:noProof/>
                <w:webHidden/>
              </w:rPr>
              <w:fldChar w:fldCharType="end"/>
            </w:r>
          </w:hyperlink>
        </w:p>
        <w:p w14:paraId="2E920EC6" w14:textId="696C9463"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6" w:history="1">
            <w:r w:rsidRPr="00EA7900">
              <w:rPr>
                <w:rStyle w:val="Hyperlink"/>
                <w:noProof/>
                <w:lang w:val="en-US"/>
              </w:rPr>
              <w:t>5.7</w:t>
            </w:r>
            <w:r>
              <w:rPr>
                <w:rFonts w:eastAsiaTheme="minorEastAsia"/>
                <w:noProof/>
                <w:color w:val="auto"/>
                <w:kern w:val="2"/>
                <w:sz w:val="24"/>
                <w:szCs w:val="24"/>
                <w:lang w:val="en-US" w:eastAsia="en-US"/>
                <w14:ligatures w14:val="standardContextual"/>
              </w:rPr>
              <w:tab/>
            </w:r>
            <w:r w:rsidRPr="00EA7900">
              <w:rPr>
                <w:rStyle w:val="Hyperlink"/>
                <w:noProof/>
                <w:lang w:val="en-US"/>
              </w:rPr>
              <w:t>UC12 - As a user of the system, I want to be able to login into the application so that I can access the application features. I should not be able to access the system without valid login credentials.</w:t>
            </w:r>
            <w:r>
              <w:rPr>
                <w:noProof/>
                <w:webHidden/>
              </w:rPr>
              <w:tab/>
            </w:r>
            <w:r>
              <w:rPr>
                <w:noProof/>
                <w:webHidden/>
              </w:rPr>
              <w:fldChar w:fldCharType="begin"/>
            </w:r>
            <w:r>
              <w:rPr>
                <w:noProof/>
                <w:webHidden/>
              </w:rPr>
              <w:instrText xml:space="preserve"> PAGEREF _Toc167047896 \h </w:instrText>
            </w:r>
            <w:r>
              <w:rPr>
                <w:noProof/>
                <w:webHidden/>
              </w:rPr>
            </w:r>
            <w:r>
              <w:rPr>
                <w:noProof/>
                <w:webHidden/>
              </w:rPr>
              <w:fldChar w:fldCharType="separate"/>
            </w:r>
            <w:r>
              <w:rPr>
                <w:noProof/>
                <w:webHidden/>
              </w:rPr>
              <w:t>21</w:t>
            </w:r>
            <w:r>
              <w:rPr>
                <w:noProof/>
                <w:webHidden/>
              </w:rPr>
              <w:fldChar w:fldCharType="end"/>
            </w:r>
          </w:hyperlink>
        </w:p>
        <w:p w14:paraId="344D7D33" w14:textId="7B1C292E"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7" w:history="1">
            <w:r w:rsidRPr="00EA7900">
              <w:rPr>
                <w:rStyle w:val="Hyperlink"/>
                <w:noProof/>
                <w:lang w:val="en-US"/>
              </w:rPr>
              <w:t>5.8</w:t>
            </w:r>
            <w:r>
              <w:rPr>
                <w:rFonts w:eastAsiaTheme="minorEastAsia"/>
                <w:noProof/>
                <w:color w:val="auto"/>
                <w:kern w:val="2"/>
                <w:sz w:val="24"/>
                <w:szCs w:val="24"/>
                <w:lang w:val="en-US" w:eastAsia="en-US"/>
                <w14:ligatures w14:val="standardContextual"/>
              </w:rPr>
              <w:tab/>
            </w:r>
            <w:r w:rsidRPr="00EA7900">
              <w:rPr>
                <w:rStyle w:val="Hyperlink"/>
                <w:noProof/>
                <w:lang w:val="en-US"/>
              </w:rPr>
              <w:t>UC13 - As a user of the system, I want to be able to change my password following the correct rules. I should only be able to change my password.</w:t>
            </w:r>
            <w:r>
              <w:rPr>
                <w:noProof/>
                <w:webHidden/>
              </w:rPr>
              <w:tab/>
            </w:r>
            <w:r>
              <w:rPr>
                <w:noProof/>
                <w:webHidden/>
              </w:rPr>
              <w:fldChar w:fldCharType="begin"/>
            </w:r>
            <w:r>
              <w:rPr>
                <w:noProof/>
                <w:webHidden/>
              </w:rPr>
              <w:instrText xml:space="preserve"> PAGEREF _Toc167047897 \h </w:instrText>
            </w:r>
            <w:r>
              <w:rPr>
                <w:noProof/>
                <w:webHidden/>
              </w:rPr>
            </w:r>
            <w:r>
              <w:rPr>
                <w:noProof/>
                <w:webHidden/>
              </w:rPr>
              <w:fldChar w:fldCharType="separate"/>
            </w:r>
            <w:r>
              <w:rPr>
                <w:noProof/>
                <w:webHidden/>
              </w:rPr>
              <w:t>22</w:t>
            </w:r>
            <w:r>
              <w:rPr>
                <w:noProof/>
                <w:webHidden/>
              </w:rPr>
              <w:fldChar w:fldCharType="end"/>
            </w:r>
          </w:hyperlink>
        </w:p>
        <w:p w14:paraId="1BC8DB01" w14:textId="41FB3C21"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898" w:history="1">
            <w:r w:rsidRPr="00EA7900">
              <w:rPr>
                <w:rStyle w:val="Hyperlink"/>
                <w:noProof/>
                <w:lang w:val="en-US"/>
              </w:rPr>
              <w:t>6</w:t>
            </w:r>
            <w:r>
              <w:rPr>
                <w:rFonts w:eastAsiaTheme="minorEastAsia"/>
                <w:noProof/>
                <w:color w:val="auto"/>
                <w:kern w:val="2"/>
                <w:sz w:val="24"/>
                <w:szCs w:val="24"/>
                <w:lang w:val="en-US" w:eastAsia="en-US"/>
                <w14:ligatures w14:val="standardContextual"/>
              </w:rPr>
              <w:tab/>
            </w:r>
            <w:r w:rsidRPr="00EA7900">
              <w:rPr>
                <w:rStyle w:val="Hyperlink"/>
                <w:noProof/>
                <w:lang w:val="en-US"/>
              </w:rPr>
              <w:t>Security Configuration</w:t>
            </w:r>
            <w:r>
              <w:rPr>
                <w:noProof/>
                <w:webHidden/>
              </w:rPr>
              <w:tab/>
            </w:r>
            <w:r>
              <w:rPr>
                <w:noProof/>
                <w:webHidden/>
              </w:rPr>
              <w:fldChar w:fldCharType="begin"/>
            </w:r>
            <w:r>
              <w:rPr>
                <w:noProof/>
                <w:webHidden/>
              </w:rPr>
              <w:instrText xml:space="preserve"> PAGEREF _Toc167047898 \h </w:instrText>
            </w:r>
            <w:r>
              <w:rPr>
                <w:noProof/>
                <w:webHidden/>
              </w:rPr>
            </w:r>
            <w:r>
              <w:rPr>
                <w:noProof/>
                <w:webHidden/>
              </w:rPr>
              <w:fldChar w:fldCharType="separate"/>
            </w:r>
            <w:r>
              <w:rPr>
                <w:noProof/>
                <w:webHidden/>
              </w:rPr>
              <w:t>23</w:t>
            </w:r>
            <w:r>
              <w:rPr>
                <w:noProof/>
                <w:webHidden/>
              </w:rPr>
              <w:fldChar w:fldCharType="end"/>
            </w:r>
          </w:hyperlink>
        </w:p>
        <w:p w14:paraId="0386882A" w14:textId="40F166E4"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899" w:history="1">
            <w:r w:rsidRPr="00EA7900">
              <w:rPr>
                <w:rStyle w:val="Hyperlink"/>
                <w:noProof/>
                <w:lang w:val="en-US"/>
              </w:rPr>
              <w:t>6.1</w:t>
            </w:r>
            <w:r>
              <w:rPr>
                <w:rFonts w:eastAsiaTheme="minorEastAsia"/>
                <w:noProof/>
                <w:color w:val="auto"/>
                <w:kern w:val="2"/>
                <w:sz w:val="24"/>
                <w:szCs w:val="24"/>
                <w:lang w:val="en-US" w:eastAsia="en-US"/>
                <w14:ligatures w14:val="standardContextual"/>
              </w:rPr>
              <w:tab/>
            </w:r>
            <w:r w:rsidRPr="00EA7900">
              <w:rPr>
                <w:rStyle w:val="Hyperlink"/>
                <w:noProof/>
                <w:lang w:val="en-US"/>
              </w:rPr>
              <w:t>Key Security Features</w:t>
            </w:r>
            <w:r>
              <w:rPr>
                <w:noProof/>
                <w:webHidden/>
              </w:rPr>
              <w:tab/>
            </w:r>
            <w:r>
              <w:rPr>
                <w:noProof/>
                <w:webHidden/>
              </w:rPr>
              <w:fldChar w:fldCharType="begin"/>
            </w:r>
            <w:r>
              <w:rPr>
                <w:noProof/>
                <w:webHidden/>
              </w:rPr>
              <w:instrText xml:space="preserve"> PAGEREF _Toc167047899 \h </w:instrText>
            </w:r>
            <w:r>
              <w:rPr>
                <w:noProof/>
                <w:webHidden/>
              </w:rPr>
            </w:r>
            <w:r>
              <w:rPr>
                <w:noProof/>
                <w:webHidden/>
              </w:rPr>
              <w:fldChar w:fldCharType="separate"/>
            </w:r>
            <w:r>
              <w:rPr>
                <w:noProof/>
                <w:webHidden/>
              </w:rPr>
              <w:t>23</w:t>
            </w:r>
            <w:r>
              <w:rPr>
                <w:noProof/>
                <w:webHidden/>
              </w:rPr>
              <w:fldChar w:fldCharType="end"/>
            </w:r>
          </w:hyperlink>
        </w:p>
        <w:p w14:paraId="5B225BB8" w14:textId="560FF9E8"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00" w:history="1">
            <w:r w:rsidRPr="00EA7900">
              <w:rPr>
                <w:rStyle w:val="Hyperlink"/>
                <w:noProof/>
                <w:lang w:val="en-US"/>
              </w:rPr>
              <w:t>6.2</w:t>
            </w:r>
            <w:r>
              <w:rPr>
                <w:rFonts w:eastAsiaTheme="minorEastAsia"/>
                <w:noProof/>
                <w:color w:val="auto"/>
                <w:kern w:val="2"/>
                <w:sz w:val="24"/>
                <w:szCs w:val="24"/>
                <w:lang w:val="en-US" w:eastAsia="en-US"/>
                <w14:ligatures w14:val="standardContextual"/>
              </w:rPr>
              <w:tab/>
            </w:r>
            <w:r w:rsidRPr="00EA7900">
              <w:rPr>
                <w:rStyle w:val="Hyperlink"/>
                <w:noProof/>
                <w:lang w:val="en-US"/>
              </w:rPr>
              <w:t>TLS and HTTP/2</w:t>
            </w:r>
            <w:r>
              <w:rPr>
                <w:noProof/>
                <w:webHidden/>
              </w:rPr>
              <w:tab/>
            </w:r>
            <w:r>
              <w:rPr>
                <w:noProof/>
                <w:webHidden/>
              </w:rPr>
              <w:fldChar w:fldCharType="begin"/>
            </w:r>
            <w:r>
              <w:rPr>
                <w:noProof/>
                <w:webHidden/>
              </w:rPr>
              <w:instrText xml:space="preserve"> PAGEREF _Toc167047900 \h </w:instrText>
            </w:r>
            <w:r>
              <w:rPr>
                <w:noProof/>
                <w:webHidden/>
              </w:rPr>
            </w:r>
            <w:r>
              <w:rPr>
                <w:noProof/>
                <w:webHidden/>
              </w:rPr>
              <w:fldChar w:fldCharType="separate"/>
            </w:r>
            <w:r>
              <w:rPr>
                <w:noProof/>
                <w:webHidden/>
              </w:rPr>
              <w:t>25</w:t>
            </w:r>
            <w:r>
              <w:rPr>
                <w:noProof/>
                <w:webHidden/>
              </w:rPr>
              <w:fldChar w:fldCharType="end"/>
            </w:r>
          </w:hyperlink>
        </w:p>
        <w:p w14:paraId="50257EFB" w14:textId="70E42B01"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01" w:history="1">
            <w:r w:rsidRPr="00EA7900">
              <w:rPr>
                <w:rStyle w:val="Hyperlink"/>
                <w:noProof/>
                <w:lang w:val="en-US"/>
              </w:rPr>
              <w:t>6.3</w:t>
            </w:r>
            <w:r>
              <w:rPr>
                <w:rFonts w:eastAsiaTheme="minorEastAsia"/>
                <w:noProof/>
                <w:color w:val="auto"/>
                <w:kern w:val="2"/>
                <w:sz w:val="24"/>
                <w:szCs w:val="24"/>
                <w:lang w:val="en-US" w:eastAsia="en-US"/>
                <w14:ligatures w14:val="standardContextual"/>
              </w:rPr>
              <w:tab/>
            </w:r>
            <w:r w:rsidRPr="00EA7900">
              <w:rPr>
                <w:rStyle w:val="Hyperlink"/>
                <w:noProof/>
                <w:lang w:val="en-US"/>
              </w:rPr>
              <w:t>Authentication and Authorization</w:t>
            </w:r>
            <w:r>
              <w:rPr>
                <w:noProof/>
                <w:webHidden/>
              </w:rPr>
              <w:tab/>
            </w:r>
            <w:r>
              <w:rPr>
                <w:noProof/>
                <w:webHidden/>
              </w:rPr>
              <w:fldChar w:fldCharType="begin"/>
            </w:r>
            <w:r>
              <w:rPr>
                <w:noProof/>
                <w:webHidden/>
              </w:rPr>
              <w:instrText xml:space="preserve"> PAGEREF _Toc167047901 \h </w:instrText>
            </w:r>
            <w:r>
              <w:rPr>
                <w:noProof/>
                <w:webHidden/>
              </w:rPr>
            </w:r>
            <w:r>
              <w:rPr>
                <w:noProof/>
                <w:webHidden/>
              </w:rPr>
              <w:fldChar w:fldCharType="separate"/>
            </w:r>
            <w:r>
              <w:rPr>
                <w:noProof/>
                <w:webHidden/>
              </w:rPr>
              <w:t>26</w:t>
            </w:r>
            <w:r>
              <w:rPr>
                <w:noProof/>
                <w:webHidden/>
              </w:rPr>
              <w:fldChar w:fldCharType="end"/>
            </w:r>
          </w:hyperlink>
        </w:p>
        <w:p w14:paraId="4985348E" w14:textId="0E969A63" w:rsidR="001F1F10" w:rsidRDefault="001F1F10">
          <w:pPr>
            <w:pStyle w:val="TOC1"/>
            <w:tabs>
              <w:tab w:val="left" w:pos="1200"/>
              <w:tab w:val="right" w:leader="dot" w:pos="9350"/>
            </w:tabs>
            <w:rPr>
              <w:rFonts w:eastAsiaTheme="minorEastAsia"/>
              <w:noProof/>
              <w:color w:val="auto"/>
              <w:kern w:val="2"/>
              <w:sz w:val="24"/>
              <w:szCs w:val="24"/>
              <w:lang w:val="en-US" w:eastAsia="en-US"/>
              <w14:ligatures w14:val="standardContextual"/>
            </w:rPr>
          </w:pPr>
          <w:hyperlink w:anchor="_Toc167047902" w:history="1">
            <w:r w:rsidRPr="00EA7900">
              <w:rPr>
                <w:rStyle w:val="Hyperlink"/>
                <w:noProof/>
                <w:lang w:val="en-US"/>
              </w:rPr>
              <w:t>6.3.1</w:t>
            </w:r>
            <w:r>
              <w:rPr>
                <w:rFonts w:eastAsiaTheme="minorEastAsia"/>
                <w:noProof/>
                <w:color w:val="auto"/>
                <w:kern w:val="2"/>
                <w:sz w:val="24"/>
                <w:szCs w:val="24"/>
                <w:lang w:val="en-US" w:eastAsia="en-US"/>
                <w14:ligatures w14:val="standardContextual"/>
              </w:rPr>
              <w:tab/>
            </w:r>
            <w:r w:rsidRPr="00EA7900">
              <w:rPr>
                <w:rStyle w:val="Hyperlink"/>
                <w:noProof/>
                <w:lang w:val="en-US"/>
              </w:rPr>
              <w:t>Example JWT Token</w:t>
            </w:r>
            <w:r>
              <w:rPr>
                <w:noProof/>
                <w:webHidden/>
              </w:rPr>
              <w:tab/>
            </w:r>
            <w:r>
              <w:rPr>
                <w:noProof/>
                <w:webHidden/>
              </w:rPr>
              <w:fldChar w:fldCharType="begin"/>
            </w:r>
            <w:r>
              <w:rPr>
                <w:noProof/>
                <w:webHidden/>
              </w:rPr>
              <w:instrText xml:space="preserve"> PAGEREF _Toc167047902 \h </w:instrText>
            </w:r>
            <w:r>
              <w:rPr>
                <w:noProof/>
                <w:webHidden/>
              </w:rPr>
            </w:r>
            <w:r>
              <w:rPr>
                <w:noProof/>
                <w:webHidden/>
              </w:rPr>
              <w:fldChar w:fldCharType="separate"/>
            </w:r>
            <w:r>
              <w:rPr>
                <w:noProof/>
                <w:webHidden/>
              </w:rPr>
              <w:t>26</w:t>
            </w:r>
            <w:r>
              <w:rPr>
                <w:noProof/>
                <w:webHidden/>
              </w:rPr>
              <w:fldChar w:fldCharType="end"/>
            </w:r>
          </w:hyperlink>
        </w:p>
        <w:p w14:paraId="163E0F78" w14:textId="010089B5"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03" w:history="1">
            <w:r w:rsidRPr="00EA7900">
              <w:rPr>
                <w:rStyle w:val="Hyperlink"/>
                <w:noProof/>
                <w:lang w:val="en-US"/>
              </w:rPr>
              <w:t>6.4</w:t>
            </w:r>
            <w:r>
              <w:rPr>
                <w:rFonts w:eastAsiaTheme="minorEastAsia"/>
                <w:noProof/>
                <w:color w:val="auto"/>
                <w:kern w:val="2"/>
                <w:sz w:val="24"/>
                <w:szCs w:val="24"/>
                <w:lang w:val="en-US" w:eastAsia="en-US"/>
                <w14:ligatures w14:val="standardContextual"/>
              </w:rPr>
              <w:tab/>
            </w:r>
            <w:r w:rsidRPr="00EA7900">
              <w:rPr>
                <w:rStyle w:val="Hyperlink"/>
                <w:noProof/>
                <w:lang w:val="en-US"/>
              </w:rPr>
              <w:t>Password Encryption</w:t>
            </w:r>
            <w:r>
              <w:rPr>
                <w:noProof/>
                <w:webHidden/>
              </w:rPr>
              <w:tab/>
            </w:r>
            <w:r>
              <w:rPr>
                <w:noProof/>
                <w:webHidden/>
              </w:rPr>
              <w:fldChar w:fldCharType="begin"/>
            </w:r>
            <w:r>
              <w:rPr>
                <w:noProof/>
                <w:webHidden/>
              </w:rPr>
              <w:instrText xml:space="preserve"> PAGEREF _Toc167047903 \h </w:instrText>
            </w:r>
            <w:r>
              <w:rPr>
                <w:noProof/>
                <w:webHidden/>
              </w:rPr>
            </w:r>
            <w:r>
              <w:rPr>
                <w:noProof/>
                <w:webHidden/>
              </w:rPr>
              <w:fldChar w:fldCharType="separate"/>
            </w:r>
            <w:r>
              <w:rPr>
                <w:noProof/>
                <w:webHidden/>
              </w:rPr>
              <w:t>26</w:t>
            </w:r>
            <w:r>
              <w:rPr>
                <w:noProof/>
                <w:webHidden/>
              </w:rPr>
              <w:fldChar w:fldCharType="end"/>
            </w:r>
          </w:hyperlink>
        </w:p>
        <w:p w14:paraId="65E426F0" w14:textId="1AE48D31"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04" w:history="1">
            <w:r w:rsidRPr="00EA7900">
              <w:rPr>
                <w:rStyle w:val="Hyperlink"/>
                <w:noProof/>
                <w:lang w:val="en-US"/>
              </w:rPr>
              <w:t>6.5</w:t>
            </w:r>
            <w:r>
              <w:rPr>
                <w:rFonts w:eastAsiaTheme="minorEastAsia"/>
                <w:noProof/>
                <w:color w:val="auto"/>
                <w:kern w:val="2"/>
                <w:sz w:val="24"/>
                <w:szCs w:val="24"/>
                <w:lang w:val="en-US" w:eastAsia="en-US"/>
                <w14:ligatures w14:val="standardContextual"/>
              </w:rPr>
              <w:tab/>
            </w:r>
            <w:r w:rsidRPr="00EA7900">
              <w:rPr>
                <w:rStyle w:val="Hyperlink"/>
                <w:noProof/>
                <w:lang w:val="en-US"/>
              </w:rPr>
              <w:t>UUID for Identifiers</w:t>
            </w:r>
            <w:r>
              <w:rPr>
                <w:noProof/>
                <w:webHidden/>
              </w:rPr>
              <w:tab/>
            </w:r>
            <w:r>
              <w:rPr>
                <w:noProof/>
                <w:webHidden/>
              </w:rPr>
              <w:fldChar w:fldCharType="begin"/>
            </w:r>
            <w:r>
              <w:rPr>
                <w:noProof/>
                <w:webHidden/>
              </w:rPr>
              <w:instrText xml:space="preserve"> PAGEREF _Toc167047904 \h </w:instrText>
            </w:r>
            <w:r>
              <w:rPr>
                <w:noProof/>
                <w:webHidden/>
              </w:rPr>
            </w:r>
            <w:r>
              <w:rPr>
                <w:noProof/>
                <w:webHidden/>
              </w:rPr>
              <w:fldChar w:fldCharType="separate"/>
            </w:r>
            <w:r>
              <w:rPr>
                <w:noProof/>
                <w:webHidden/>
              </w:rPr>
              <w:t>26</w:t>
            </w:r>
            <w:r>
              <w:rPr>
                <w:noProof/>
                <w:webHidden/>
              </w:rPr>
              <w:fldChar w:fldCharType="end"/>
            </w:r>
          </w:hyperlink>
        </w:p>
        <w:p w14:paraId="7CB6B5CD" w14:textId="012B3EA5"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05" w:history="1">
            <w:r w:rsidRPr="00EA7900">
              <w:rPr>
                <w:rStyle w:val="Hyperlink"/>
                <w:noProof/>
                <w:lang w:val="en-US"/>
              </w:rPr>
              <w:t>6.6</w:t>
            </w:r>
            <w:r>
              <w:rPr>
                <w:rFonts w:eastAsiaTheme="minorEastAsia"/>
                <w:noProof/>
                <w:color w:val="auto"/>
                <w:kern w:val="2"/>
                <w:sz w:val="24"/>
                <w:szCs w:val="24"/>
                <w:lang w:val="en-US" w:eastAsia="en-US"/>
                <w14:ligatures w14:val="standardContextual"/>
              </w:rPr>
              <w:tab/>
            </w:r>
            <w:r w:rsidRPr="00EA7900">
              <w:rPr>
                <w:rStyle w:val="Hyperlink"/>
                <w:noProof/>
                <w:lang w:val="en-US"/>
              </w:rPr>
              <w:t>Application Roles</w:t>
            </w:r>
            <w:r>
              <w:rPr>
                <w:noProof/>
                <w:webHidden/>
              </w:rPr>
              <w:tab/>
            </w:r>
            <w:r>
              <w:rPr>
                <w:noProof/>
                <w:webHidden/>
              </w:rPr>
              <w:fldChar w:fldCharType="begin"/>
            </w:r>
            <w:r>
              <w:rPr>
                <w:noProof/>
                <w:webHidden/>
              </w:rPr>
              <w:instrText xml:space="preserve"> PAGEREF _Toc167047905 \h </w:instrText>
            </w:r>
            <w:r>
              <w:rPr>
                <w:noProof/>
                <w:webHidden/>
              </w:rPr>
            </w:r>
            <w:r>
              <w:rPr>
                <w:noProof/>
                <w:webHidden/>
              </w:rPr>
              <w:fldChar w:fldCharType="separate"/>
            </w:r>
            <w:r>
              <w:rPr>
                <w:noProof/>
                <w:webHidden/>
              </w:rPr>
              <w:t>27</w:t>
            </w:r>
            <w:r>
              <w:rPr>
                <w:noProof/>
                <w:webHidden/>
              </w:rPr>
              <w:fldChar w:fldCharType="end"/>
            </w:r>
          </w:hyperlink>
        </w:p>
        <w:p w14:paraId="086979E7" w14:textId="079CFC3E"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06" w:history="1">
            <w:r w:rsidRPr="00EA7900">
              <w:rPr>
                <w:rStyle w:val="Hyperlink"/>
                <w:noProof/>
                <w:lang w:val="en-US"/>
              </w:rPr>
              <w:t>6.7</w:t>
            </w:r>
            <w:r>
              <w:rPr>
                <w:rFonts w:eastAsiaTheme="minorEastAsia"/>
                <w:noProof/>
                <w:color w:val="auto"/>
                <w:kern w:val="2"/>
                <w:sz w:val="24"/>
                <w:szCs w:val="24"/>
                <w:lang w:val="en-US" w:eastAsia="en-US"/>
                <w14:ligatures w14:val="standardContextual"/>
              </w:rPr>
              <w:tab/>
            </w:r>
            <w:r w:rsidRPr="00EA7900">
              <w:rPr>
                <w:rStyle w:val="Hyperlink"/>
                <w:noProof/>
                <w:lang w:val="en-US"/>
              </w:rPr>
              <w:t>Database Roles</w:t>
            </w:r>
            <w:r>
              <w:rPr>
                <w:noProof/>
                <w:webHidden/>
              </w:rPr>
              <w:tab/>
            </w:r>
            <w:r>
              <w:rPr>
                <w:noProof/>
                <w:webHidden/>
              </w:rPr>
              <w:fldChar w:fldCharType="begin"/>
            </w:r>
            <w:r>
              <w:rPr>
                <w:noProof/>
                <w:webHidden/>
              </w:rPr>
              <w:instrText xml:space="preserve"> PAGEREF _Toc167047906 \h </w:instrText>
            </w:r>
            <w:r>
              <w:rPr>
                <w:noProof/>
                <w:webHidden/>
              </w:rPr>
            </w:r>
            <w:r>
              <w:rPr>
                <w:noProof/>
                <w:webHidden/>
              </w:rPr>
              <w:fldChar w:fldCharType="separate"/>
            </w:r>
            <w:r>
              <w:rPr>
                <w:noProof/>
                <w:webHidden/>
              </w:rPr>
              <w:t>27</w:t>
            </w:r>
            <w:r>
              <w:rPr>
                <w:noProof/>
                <w:webHidden/>
              </w:rPr>
              <w:fldChar w:fldCharType="end"/>
            </w:r>
          </w:hyperlink>
        </w:p>
        <w:p w14:paraId="51765348" w14:textId="1E955C6C"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907" w:history="1">
            <w:r w:rsidRPr="00EA7900">
              <w:rPr>
                <w:rStyle w:val="Hyperlink"/>
                <w:noProof/>
                <w:lang w:val="en-US"/>
              </w:rPr>
              <w:t>7</w:t>
            </w:r>
            <w:r>
              <w:rPr>
                <w:rFonts w:eastAsiaTheme="minorEastAsia"/>
                <w:noProof/>
                <w:color w:val="auto"/>
                <w:kern w:val="2"/>
                <w:sz w:val="24"/>
                <w:szCs w:val="24"/>
                <w:lang w:val="en-US" w:eastAsia="en-US"/>
                <w14:ligatures w14:val="standardContextual"/>
              </w:rPr>
              <w:tab/>
            </w:r>
            <w:r w:rsidRPr="00EA7900">
              <w:rPr>
                <w:rStyle w:val="Hyperlink"/>
                <w:noProof/>
                <w:lang w:val="en-US"/>
              </w:rPr>
              <w:t>Logging</w:t>
            </w:r>
            <w:r>
              <w:rPr>
                <w:noProof/>
                <w:webHidden/>
              </w:rPr>
              <w:tab/>
            </w:r>
            <w:r>
              <w:rPr>
                <w:noProof/>
                <w:webHidden/>
              </w:rPr>
              <w:fldChar w:fldCharType="begin"/>
            </w:r>
            <w:r>
              <w:rPr>
                <w:noProof/>
                <w:webHidden/>
              </w:rPr>
              <w:instrText xml:space="preserve"> PAGEREF _Toc167047907 \h </w:instrText>
            </w:r>
            <w:r>
              <w:rPr>
                <w:noProof/>
                <w:webHidden/>
              </w:rPr>
            </w:r>
            <w:r>
              <w:rPr>
                <w:noProof/>
                <w:webHidden/>
              </w:rPr>
              <w:fldChar w:fldCharType="separate"/>
            </w:r>
            <w:r>
              <w:rPr>
                <w:noProof/>
                <w:webHidden/>
              </w:rPr>
              <w:t>27</w:t>
            </w:r>
            <w:r>
              <w:rPr>
                <w:noProof/>
                <w:webHidden/>
              </w:rPr>
              <w:fldChar w:fldCharType="end"/>
            </w:r>
          </w:hyperlink>
        </w:p>
        <w:p w14:paraId="4365CC1F" w14:textId="6EC4AE75"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908" w:history="1">
            <w:r w:rsidRPr="00EA7900">
              <w:rPr>
                <w:rStyle w:val="Hyperlink"/>
                <w:noProof/>
                <w:lang w:val="en-US"/>
              </w:rPr>
              <w:t>8</w:t>
            </w:r>
            <w:r>
              <w:rPr>
                <w:rFonts w:eastAsiaTheme="minorEastAsia"/>
                <w:noProof/>
                <w:color w:val="auto"/>
                <w:kern w:val="2"/>
                <w:sz w:val="24"/>
                <w:szCs w:val="24"/>
                <w:lang w:val="en-US" w:eastAsia="en-US"/>
                <w14:ligatures w14:val="standardContextual"/>
              </w:rPr>
              <w:tab/>
            </w:r>
            <w:r w:rsidRPr="00EA7900">
              <w:rPr>
                <w:rStyle w:val="Hyperlink"/>
                <w:noProof/>
                <w:lang w:val="en-US"/>
              </w:rPr>
              <w:t>GitHub Actions</w:t>
            </w:r>
            <w:r>
              <w:rPr>
                <w:noProof/>
                <w:webHidden/>
              </w:rPr>
              <w:tab/>
            </w:r>
            <w:r>
              <w:rPr>
                <w:noProof/>
                <w:webHidden/>
              </w:rPr>
              <w:fldChar w:fldCharType="begin"/>
            </w:r>
            <w:r>
              <w:rPr>
                <w:noProof/>
                <w:webHidden/>
              </w:rPr>
              <w:instrText xml:space="preserve"> PAGEREF _Toc167047908 \h </w:instrText>
            </w:r>
            <w:r>
              <w:rPr>
                <w:noProof/>
                <w:webHidden/>
              </w:rPr>
            </w:r>
            <w:r>
              <w:rPr>
                <w:noProof/>
                <w:webHidden/>
              </w:rPr>
              <w:fldChar w:fldCharType="separate"/>
            </w:r>
            <w:r>
              <w:rPr>
                <w:noProof/>
                <w:webHidden/>
              </w:rPr>
              <w:t>28</w:t>
            </w:r>
            <w:r>
              <w:rPr>
                <w:noProof/>
                <w:webHidden/>
              </w:rPr>
              <w:fldChar w:fldCharType="end"/>
            </w:r>
          </w:hyperlink>
        </w:p>
        <w:p w14:paraId="3354885F" w14:textId="036C9E61" w:rsidR="001F1F10" w:rsidRDefault="001F1F10">
          <w:pPr>
            <w:pStyle w:val="TOC1"/>
            <w:tabs>
              <w:tab w:val="left" w:pos="1200"/>
              <w:tab w:val="right" w:leader="dot" w:pos="9350"/>
            </w:tabs>
            <w:rPr>
              <w:rFonts w:eastAsiaTheme="minorEastAsia"/>
              <w:noProof/>
              <w:color w:val="auto"/>
              <w:kern w:val="2"/>
              <w:sz w:val="24"/>
              <w:szCs w:val="24"/>
              <w:lang w:val="en-US" w:eastAsia="en-US"/>
              <w14:ligatures w14:val="standardContextual"/>
            </w:rPr>
          </w:pPr>
          <w:hyperlink w:anchor="_Toc167047909" w:history="1">
            <w:r w:rsidRPr="00EA7900">
              <w:rPr>
                <w:rStyle w:val="Hyperlink"/>
                <w:noProof/>
                <w:lang w:val="en-US"/>
              </w:rPr>
              <w:t>8.1.1</w:t>
            </w:r>
            <w:r>
              <w:rPr>
                <w:rFonts w:eastAsiaTheme="minorEastAsia"/>
                <w:noProof/>
                <w:color w:val="auto"/>
                <w:kern w:val="2"/>
                <w:sz w:val="24"/>
                <w:szCs w:val="24"/>
                <w:lang w:val="en-US" w:eastAsia="en-US"/>
                <w14:ligatures w14:val="standardContextual"/>
              </w:rPr>
              <w:tab/>
            </w:r>
            <w:r w:rsidRPr="00EA7900">
              <w:rPr>
                <w:rStyle w:val="Hyperlink"/>
                <w:noProof/>
                <w:lang w:val="en-US"/>
              </w:rPr>
              <w:t>Configuration Created</w:t>
            </w:r>
            <w:r>
              <w:rPr>
                <w:noProof/>
                <w:webHidden/>
              </w:rPr>
              <w:tab/>
            </w:r>
            <w:r>
              <w:rPr>
                <w:noProof/>
                <w:webHidden/>
              </w:rPr>
              <w:fldChar w:fldCharType="begin"/>
            </w:r>
            <w:r>
              <w:rPr>
                <w:noProof/>
                <w:webHidden/>
              </w:rPr>
              <w:instrText xml:space="preserve"> PAGEREF _Toc167047909 \h </w:instrText>
            </w:r>
            <w:r>
              <w:rPr>
                <w:noProof/>
                <w:webHidden/>
              </w:rPr>
            </w:r>
            <w:r>
              <w:rPr>
                <w:noProof/>
                <w:webHidden/>
              </w:rPr>
              <w:fldChar w:fldCharType="separate"/>
            </w:r>
            <w:r>
              <w:rPr>
                <w:noProof/>
                <w:webHidden/>
              </w:rPr>
              <w:t>28</w:t>
            </w:r>
            <w:r>
              <w:rPr>
                <w:noProof/>
                <w:webHidden/>
              </w:rPr>
              <w:fldChar w:fldCharType="end"/>
            </w:r>
          </w:hyperlink>
        </w:p>
        <w:p w14:paraId="4D006673" w14:textId="483A6E64" w:rsidR="001F1F10" w:rsidRDefault="001F1F10">
          <w:pPr>
            <w:pStyle w:val="TOC1"/>
            <w:tabs>
              <w:tab w:val="left" w:pos="1200"/>
              <w:tab w:val="right" w:leader="dot" w:pos="9350"/>
            </w:tabs>
            <w:rPr>
              <w:rFonts w:eastAsiaTheme="minorEastAsia"/>
              <w:noProof/>
              <w:color w:val="auto"/>
              <w:kern w:val="2"/>
              <w:sz w:val="24"/>
              <w:szCs w:val="24"/>
              <w:lang w:val="en-US" w:eastAsia="en-US"/>
              <w14:ligatures w14:val="standardContextual"/>
            </w:rPr>
          </w:pPr>
          <w:hyperlink w:anchor="_Toc167047910" w:history="1">
            <w:r w:rsidRPr="00EA7900">
              <w:rPr>
                <w:rStyle w:val="Hyperlink"/>
                <w:noProof/>
                <w:lang w:val="en-US"/>
              </w:rPr>
              <w:t>8.1.2</w:t>
            </w:r>
            <w:r>
              <w:rPr>
                <w:rFonts w:eastAsiaTheme="minorEastAsia"/>
                <w:noProof/>
                <w:color w:val="auto"/>
                <w:kern w:val="2"/>
                <w:sz w:val="24"/>
                <w:szCs w:val="24"/>
                <w:lang w:val="en-US" w:eastAsia="en-US"/>
                <w14:ligatures w14:val="standardContextual"/>
              </w:rPr>
              <w:tab/>
            </w:r>
            <w:r w:rsidRPr="00EA7900">
              <w:rPr>
                <w:rStyle w:val="Hyperlink"/>
                <w:noProof/>
                <w:lang w:val="en-US"/>
              </w:rPr>
              <w:t>Application CI</w:t>
            </w:r>
            <w:r>
              <w:rPr>
                <w:noProof/>
                <w:webHidden/>
              </w:rPr>
              <w:tab/>
            </w:r>
            <w:r>
              <w:rPr>
                <w:noProof/>
                <w:webHidden/>
              </w:rPr>
              <w:fldChar w:fldCharType="begin"/>
            </w:r>
            <w:r>
              <w:rPr>
                <w:noProof/>
                <w:webHidden/>
              </w:rPr>
              <w:instrText xml:space="preserve"> PAGEREF _Toc167047910 \h </w:instrText>
            </w:r>
            <w:r>
              <w:rPr>
                <w:noProof/>
                <w:webHidden/>
              </w:rPr>
            </w:r>
            <w:r>
              <w:rPr>
                <w:noProof/>
                <w:webHidden/>
              </w:rPr>
              <w:fldChar w:fldCharType="separate"/>
            </w:r>
            <w:r>
              <w:rPr>
                <w:noProof/>
                <w:webHidden/>
              </w:rPr>
              <w:t>28</w:t>
            </w:r>
            <w:r>
              <w:rPr>
                <w:noProof/>
                <w:webHidden/>
              </w:rPr>
              <w:fldChar w:fldCharType="end"/>
            </w:r>
          </w:hyperlink>
        </w:p>
        <w:p w14:paraId="23671DA0" w14:textId="15C94BAF" w:rsidR="001F1F10" w:rsidRDefault="001F1F10">
          <w:pPr>
            <w:pStyle w:val="TOC1"/>
            <w:tabs>
              <w:tab w:val="left" w:pos="1200"/>
              <w:tab w:val="right" w:leader="dot" w:pos="9350"/>
            </w:tabs>
            <w:rPr>
              <w:rFonts w:eastAsiaTheme="minorEastAsia"/>
              <w:noProof/>
              <w:color w:val="auto"/>
              <w:kern w:val="2"/>
              <w:sz w:val="24"/>
              <w:szCs w:val="24"/>
              <w:lang w:val="en-US" w:eastAsia="en-US"/>
              <w14:ligatures w14:val="standardContextual"/>
            </w:rPr>
          </w:pPr>
          <w:hyperlink w:anchor="_Toc167047911" w:history="1">
            <w:r w:rsidRPr="00EA7900">
              <w:rPr>
                <w:rStyle w:val="Hyperlink"/>
                <w:noProof/>
                <w:lang w:val="en-US"/>
              </w:rPr>
              <w:t>8.1.3</w:t>
            </w:r>
            <w:r>
              <w:rPr>
                <w:rFonts w:eastAsiaTheme="minorEastAsia"/>
                <w:noProof/>
                <w:color w:val="auto"/>
                <w:kern w:val="2"/>
                <w:sz w:val="24"/>
                <w:szCs w:val="24"/>
                <w:lang w:val="en-US" w:eastAsia="en-US"/>
                <w14:ligatures w14:val="standardContextual"/>
              </w:rPr>
              <w:tab/>
            </w:r>
            <w:r w:rsidRPr="00EA7900">
              <w:rPr>
                <w:rStyle w:val="Hyperlink"/>
                <w:noProof/>
                <w:lang w:val="en-US"/>
              </w:rPr>
              <w:t>ZAP Pipeline</w:t>
            </w:r>
            <w:r>
              <w:rPr>
                <w:noProof/>
                <w:webHidden/>
              </w:rPr>
              <w:tab/>
            </w:r>
            <w:r>
              <w:rPr>
                <w:noProof/>
                <w:webHidden/>
              </w:rPr>
              <w:fldChar w:fldCharType="begin"/>
            </w:r>
            <w:r>
              <w:rPr>
                <w:noProof/>
                <w:webHidden/>
              </w:rPr>
              <w:instrText xml:space="preserve"> PAGEREF _Toc167047911 \h </w:instrText>
            </w:r>
            <w:r>
              <w:rPr>
                <w:noProof/>
                <w:webHidden/>
              </w:rPr>
            </w:r>
            <w:r>
              <w:rPr>
                <w:noProof/>
                <w:webHidden/>
              </w:rPr>
              <w:fldChar w:fldCharType="separate"/>
            </w:r>
            <w:r>
              <w:rPr>
                <w:noProof/>
                <w:webHidden/>
              </w:rPr>
              <w:t>32</w:t>
            </w:r>
            <w:r>
              <w:rPr>
                <w:noProof/>
                <w:webHidden/>
              </w:rPr>
              <w:fldChar w:fldCharType="end"/>
            </w:r>
          </w:hyperlink>
        </w:p>
        <w:p w14:paraId="45E8406B" w14:textId="1BA91D63"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12" w:history="1">
            <w:r w:rsidRPr="00EA7900">
              <w:rPr>
                <w:rStyle w:val="Hyperlink"/>
                <w:noProof/>
                <w:lang w:val="en-US"/>
              </w:rPr>
              <w:t>8.2</w:t>
            </w:r>
            <w:r>
              <w:rPr>
                <w:rFonts w:eastAsiaTheme="minorEastAsia"/>
                <w:noProof/>
                <w:color w:val="auto"/>
                <w:kern w:val="2"/>
                <w:sz w:val="24"/>
                <w:szCs w:val="24"/>
                <w:lang w:val="en-US" w:eastAsia="en-US"/>
                <w14:ligatures w14:val="standardContextual"/>
              </w:rPr>
              <w:tab/>
            </w:r>
            <w:r w:rsidRPr="00EA7900">
              <w:rPr>
                <w:rStyle w:val="Hyperlink"/>
                <w:noProof/>
                <w:lang w:val="en-US"/>
              </w:rPr>
              <w:t>Deployment process</w:t>
            </w:r>
            <w:r>
              <w:rPr>
                <w:noProof/>
                <w:webHidden/>
              </w:rPr>
              <w:tab/>
            </w:r>
            <w:r>
              <w:rPr>
                <w:noProof/>
                <w:webHidden/>
              </w:rPr>
              <w:fldChar w:fldCharType="begin"/>
            </w:r>
            <w:r>
              <w:rPr>
                <w:noProof/>
                <w:webHidden/>
              </w:rPr>
              <w:instrText xml:space="preserve"> PAGEREF _Toc167047912 \h </w:instrText>
            </w:r>
            <w:r>
              <w:rPr>
                <w:noProof/>
                <w:webHidden/>
              </w:rPr>
            </w:r>
            <w:r>
              <w:rPr>
                <w:noProof/>
                <w:webHidden/>
              </w:rPr>
              <w:fldChar w:fldCharType="separate"/>
            </w:r>
            <w:r>
              <w:rPr>
                <w:noProof/>
                <w:webHidden/>
              </w:rPr>
              <w:t>32</w:t>
            </w:r>
            <w:r>
              <w:rPr>
                <w:noProof/>
                <w:webHidden/>
              </w:rPr>
              <w:fldChar w:fldCharType="end"/>
            </w:r>
          </w:hyperlink>
        </w:p>
        <w:p w14:paraId="79FC12AC" w14:textId="036937FE" w:rsidR="001F1F10" w:rsidRDefault="001F1F10">
          <w:pPr>
            <w:pStyle w:val="TOC1"/>
            <w:tabs>
              <w:tab w:val="left" w:pos="720"/>
              <w:tab w:val="right" w:leader="dot" w:pos="9350"/>
            </w:tabs>
            <w:rPr>
              <w:rFonts w:eastAsiaTheme="minorEastAsia"/>
              <w:noProof/>
              <w:color w:val="auto"/>
              <w:kern w:val="2"/>
              <w:sz w:val="24"/>
              <w:szCs w:val="24"/>
              <w:lang w:val="en-US" w:eastAsia="en-US"/>
              <w14:ligatures w14:val="standardContextual"/>
            </w:rPr>
          </w:pPr>
          <w:hyperlink w:anchor="_Toc167047913" w:history="1">
            <w:r w:rsidRPr="00EA7900">
              <w:rPr>
                <w:rStyle w:val="Hyperlink"/>
                <w:noProof/>
                <w:lang w:val="en-US"/>
              </w:rPr>
              <w:t>9</w:t>
            </w:r>
            <w:r>
              <w:rPr>
                <w:rFonts w:eastAsiaTheme="minorEastAsia"/>
                <w:noProof/>
                <w:color w:val="auto"/>
                <w:kern w:val="2"/>
                <w:sz w:val="24"/>
                <w:szCs w:val="24"/>
                <w:lang w:val="en-US" w:eastAsia="en-US"/>
                <w14:ligatures w14:val="standardContextual"/>
              </w:rPr>
              <w:tab/>
            </w:r>
            <w:r w:rsidRPr="00EA7900">
              <w:rPr>
                <w:rStyle w:val="Hyperlink"/>
                <w:noProof/>
                <w:lang w:val="en-US"/>
              </w:rPr>
              <w:t>Security Reports - Github Artifacts</w:t>
            </w:r>
            <w:r>
              <w:rPr>
                <w:noProof/>
                <w:webHidden/>
              </w:rPr>
              <w:tab/>
            </w:r>
            <w:r>
              <w:rPr>
                <w:noProof/>
                <w:webHidden/>
              </w:rPr>
              <w:fldChar w:fldCharType="begin"/>
            </w:r>
            <w:r>
              <w:rPr>
                <w:noProof/>
                <w:webHidden/>
              </w:rPr>
              <w:instrText xml:space="preserve"> PAGEREF _Toc167047913 \h </w:instrText>
            </w:r>
            <w:r>
              <w:rPr>
                <w:noProof/>
                <w:webHidden/>
              </w:rPr>
            </w:r>
            <w:r>
              <w:rPr>
                <w:noProof/>
                <w:webHidden/>
              </w:rPr>
              <w:fldChar w:fldCharType="separate"/>
            </w:r>
            <w:r>
              <w:rPr>
                <w:noProof/>
                <w:webHidden/>
              </w:rPr>
              <w:t>33</w:t>
            </w:r>
            <w:r>
              <w:rPr>
                <w:noProof/>
                <w:webHidden/>
              </w:rPr>
              <w:fldChar w:fldCharType="end"/>
            </w:r>
          </w:hyperlink>
        </w:p>
        <w:p w14:paraId="56654D77" w14:textId="59A5A585"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14" w:history="1">
            <w:r w:rsidRPr="00EA7900">
              <w:rPr>
                <w:rStyle w:val="Hyperlink"/>
                <w:noProof/>
                <w:lang w:val="en-US"/>
              </w:rPr>
              <w:t>9.1</w:t>
            </w:r>
            <w:r>
              <w:rPr>
                <w:rFonts w:eastAsiaTheme="minorEastAsia"/>
                <w:noProof/>
                <w:color w:val="auto"/>
                <w:kern w:val="2"/>
                <w:sz w:val="24"/>
                <w:szCs w:val="24"/>
                <w:lang w:val="en-US" w:eastAsia="en-US"/>
                <w14:ligatures w14:val="standardContextual"/>
              </w:rPr>
              <w:tab/>
            </w:r>
            <w:r w:rsidRPr="00EA7900">
              <w:rPr>
                <w:rStyle w:val="Hyperlink"/>
                <w:noProof/>
                <w:lang w:val="en-US"/>
              </w:rPr>
              <w:t>SAST</w:t>
            </w:r>
            <w:r>
              <w:rPr>
                <w:noProof/>
                <w:webHidden/>
              </w:rPr>
              <w:tab/>
            </w:r>
            <w:r>
              <w:rPr>
                <w:noProof/>
                <w:webHidden/>
              </w:rPr>
              <w:fldChar w:fldCharType="begin"/>
            </w:r>
            <w:r>
              <w:rPr>
                <w:noProof/>
                <w:webHidden/>
              </w:rPr>
              <w:instrText xml:space="preserve"> PAGEREF _Toc167047914 \h </w:instrText>
            </w:r>
            <w:r>
              <w:rPr>
                <w:noProof/>
                <w:webHidden/>
              </w:rPr>
            </w:r>
            <w:r>
              <w:rPr>
                <w:noProof/>
                <w:webHidden/>
              </w:rPr>
              <w:fldChar w:fldCharType="separate"/>
            </w:r>
            <w:r>
              <w:rPr>
                <w:noProof/>
                <w:webHidden/>
              </w:rPr>
              <w:t>33</w:t>
            </w:r>
            <w:r>
              <w:rPr>
                <w:noProof/>
                <w:webHidden/>
              </w:rPr>
              <w:fldChar w:fldCharType="end"/>
            </w:r>
          </w:hyperlink>
        </w:p>
        <w:p w14:paraId="0759A72D" w14:textId="6EC24334"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15" w:history="1">
            <w:r w:rsidRPr="00EA7900">
              <w:rPr>
                <w:rStyle w:val="Hyperlink"/>
                <w:noProof/>
                <w:lang w:val="en-US"/>
              </w:rPr>
              <w:t>9.2</w:t>
            </w:r>
            <w:r>
              <w:rPr>
                <w:rFonts w:eastAsiaTheme="minorEastAsia"/>
                <w:noProof/>
                <w:color w:val="auto"/>
                <w:kern w:val="2"/>
                <w:sz w:val="24"/>
                <w:szCs w:val="24"/>
                <w:lang w:val="en-US" w:eastAsia="en-US"/>
                <w14:ligatures w14:val="standardContextual"/>
              </w:rPr>
              <w:tab/>
            </w:r>
            <w:r w:rsidRPr="00EA7900">
              <w:rPr>
                <w:rStyle w:val="Hyperlink"/>
                <w:noProof/>
                <w:lang w:val="en-US"/>
              </w:rPr>
              <w:t>SCA</w:t>
            </w:r>
            <w:r>
              <w:rPr>
                <w:noProof/>
                <w:webHidden/>
              </w:rPr>
              <w:tab/>
            </w:r>
            <w:r>
              <w:rPr>
                <w:noProof/>
                <w:webHidden/>
              </w:rPr>
              <w:fldChar w:fldCharType="begin"/>
            </w:r>
            <w:r>
              <w:rPr>
                <w:noProof/>
                <w:webHidden/>
              </w:rPr>
              <w:instrText xml:space="preserve"> PAGEREF _Toc167047915 \h </w:instrText>
            </w:r>
            <w:r>
              <w:rPr>
                <w:noProof/>
                <w:webHidden/>
              </w:rPr>
            </w:r>
            <w:r>
              <w:rPr>
                <w:noProof/>
                <w:webHidden/>
              </w:rPr>
              <w:fldChar w:fldCharType="separate"/>
            </w:r>
            <w:r>
              <w:rPr>
                <w:noProof/>
                <w:webHidden/>
              </w:rPr>
              <w:t>33</w:t>
            </w:r>
            <w:r>
              <w:rPr>
                <w:noProof/>
                <w:webHidden/>
              </w:rPr>
              <w:fldChar w:fldCharType="end"/>
            </w:r>
          </w:hyperlink>
        </w:p>
        <w:p w14:paraId="156F0DC4" w14:textId="63DB0A27"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16" w:history="1">
            <w:r w:rsidRPr="00EA7900">
              <w:rPr>
                <w:rStyle w:val="Hyperlink"/>
                <w:noProof/>
                <w:lang w:val="en-US"/>
              </w:rPr>
              <w:t>9.3</w:t>
            </w:r>
            <w:r>
              <w:rPr>
                <w:rFonts w:eastAsiaTheme="minorEastAsia"/>
                <w:noProof/>
                <w:color w:val="auto"/>
                <w:kern w:val="2"/>
                <w:sz w:val="24"/>
                <w:szCs w:val="24"/>
                <w:lang w:val="en-US" w:eastAsia="en-US"/>
                <w14:ligatures w14:val="standardContextual"/>
              </w:rPr>
              <w:tab/>
            </w:r>
            <w:r w:rsidRPr="00EA7900">
              <w:rPr>
                <w:rStyle w:val="Hyperlink"/>
                <w:noProof/>
                <w:lang w:val="en-US"/>
              </w:rPr>
              <w:t>DAST</w:t>
            </w:r>
            <w:r>
              <w:rPr>
                <w:noProof/>
                <w:webHidden/>
              </w:rPr>
              <w:tab/>
            </w:r>
            <w:r>
              <w:rPr>
                <w:noProof/>
                <w:webHidden/>
              </w:rPr>
              <w:fldChar w:fldCharType="begin"/>
            </w:r>
            <w:r>
              <w:rPr>
                <w:noProof/>
                <w:webHidden/>
              </w:rPr>
              <w:instrText xml:space="preserve"> PAGEREF _Toc167047916 \h </w:instrText>
            </w:r>
            <w:r>
              <w:rPr>
                <w:noProof/>
                <w:webHidden/>
              </w:rPr>
            </w:r>
            <w:r>
              <w:rPr>
                <w:noProof/>
                <w:webHidden/>
              </w:rPr>
              <w:fldChar w:fldCharType="separate"/>
            </w:r>
            <w:r>
              <w:rPr>
                <w:noProof/>
                <w:webHidden/>
              </w:rPr>
              <w:t>34</w:t>
            </w:r>
            <w:r>
              <w:rPr>
                <w:noProof/>
                <w:webHidden/>
              </w:rPr>
              <w:fldChar w:fldCharType="end"/>
            </w:r>
          </w:hyperlink>
        </w:p>
        <w:p w14:paraId="606FD651" w14:textId="0F44C23C"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17" w:history="1">
            <w:r w:rsidRPr="00EA7900">
              <w:rPr>
                <w:rStyle w:val="Hyperlink"/>
                <w:noProof/>
              </w:rPr>
              <w:t>10</w:t>
            </w:r>
            <w:r>
              <w:rPr>
                <w:rFonts w:eastAsiaTheme="minorEastAsia"/>
                <w:noProof/>
                <w:color w:val="auto"/>
                <w:kern w:val="2"/>
                <w:sz w:val="24"/>
                <w:szCs w:val="24"/>
                <w:lang w:val="en-US" w:eastAsia="en-US"/>
                <w14:ligatures w14:val="standardContextual"/>
              </w:rPr>
              <w:tab/>
            </w:r>
            <w:r w:rsidRPr="00EA7900">
              <w:rPr>
                <w:rStyle w:val="Hyperlink"/>
                <w:noProof/>
              </w:rPr>
              <w:t>ASVS v4 Checklist</w:t>
            </w:r>
            <w:r>
              <w:rPr>
                <w:noProof/>
                <w:webHidden/>
              </w:rPr>
              <w:tab/>
            </w:r>
            <w:r>
              <w:rPr>
                <w:noProof/>
                <w:webHidden/>
              </w:rPr>
              <w:fldChar w:fldCharType="begin"/>
            </w:r>
            <w:r>
              <w:rPr>
                <w:noProof/>
                <w:webHidden/>
              </w:rPr>
              <w:instrText xml:space="preserve"> PAGEREF _Toc167047917 \h </w:instrText>
            </w:r>
            <w:r>
              <w:rPr>
                <w:noProof/>
                <w:webHidden/>
              </w:rPr>
            </w:r>
            <w:r>
              <w:rPr>
                <w:noProof/>
                <w:webHidden/>
              </w:rPr>
              <w:fldChar w:fldCharType="separate"/>
            </w:r>
            <w:r>
              <w:rPr>
                <w:noProof/>
                <w:webHidden/>
              </w:rPr>
              <w:t>35</w:t>
            </w:r>
            <w:r>
              <w:rPr>
                <w:noProof/>
                <w:webHidden/>
              </w:rPr>
              <w:fldChar w:fldCharType="end"/>
            </w:r>
          </w:hyperlink>
        </w:p>
        <w:p w14:paraId="3D7DD185" w14:textId="56322CB1" w:rsidR="001F1F10" w:rsidRDefault="001F1F10">
          <w:pPr>
            <w:pStyle w:val="TOC1"/>
            <w:tabs>
              <w:tab w:val="left" w:pos="960"/>
              <w:tab w:val="right" w:leader="dot" w:pos="9350"/>
            </w:tabs>
            <w:rPr>
              <w:rFonts w:eastAsiaTheme="minorEastAsia"/>
              <w:noProof/>
              <w:color w:val="auto"/>
              <w:kern w:val="2"/>
              <w:sz w:val="24"/>
              <w:szCs w:val="24"/>
              <w:lang w:val="en-US" w:eastAsia="en-US"/>
              <w14:ligatures w14:val="standardContextual"/>
            </w:rPr>
          </w:pPr>
          <w:hyperlink w:anchor="_Toc167047918" w:history="1">
            <w:r w:rsidRPr="00EA7900">
              <w:rPr>
                <w:rStyle w:val="Hyperlink"/>
                <w:noProof/>
              </w:rPr>
              <w:t>11</w:t>
            </w:r>
            <w:r>
              <w:rPr>
                <w:rFonts w:eastAsiaTheme="minorEastAsia"/>
                <w:noProof/>
                <w:color w:val="auto"/>
                <w:kern w:val="2"/>
                <w:sz w:val="24"/>
                <w:szCs w:val="24"/>
                <w:lang w:val="en-US" w:eastAsia="en-US"/>
                <w14:ligatures w14:val="standardContextual"/>
              </w:rPr>
              <w:tab/>
            </w:r>
            <w:r w:rsidRPr="00EA7900">
              <w:rPr>
                <w:rStyle w:val="Hyperlink"/>
                <w:noProof/>
              </w:rPr>
              <w:t>References</w:t>
            </w:r>
            <w:r>
              <w:rPr>
                <w:noProof/>
                <w:webHidden/>
              </w:rPr>
              <w:tab/>
            </w:r>
            <w:r>
              <w:rPr>
                <w:noProof/>
                <w:webHidden/>
              </w:rPr>
              <w:fldChar w:fldCharType="begin"/>
            </w:r>
            <w:r>
              <w:rPr>
                <w:noProof/>
                <w:webHidden/>
              </w:rPr>
              <w:instrText xml:space="preserve"> PAGEREF _Toc167047918 \h </w:instrText>
            </w:r>
            <w:r>
              <w:rPr>
                <w:noProof/>
                <w:webHidden/>
              </w:rPr>
            </w:r>
            <w:r>
              <w:rPr>
                <w:noProof/>
                <w:webHidden/>
              </w:rPr>
              <w:fldChar w:fldCharType="separate"/>
            </w:r>
            <w:r>
              <w:rPr>
                <w:noProof/>
                <w:webHidden/>
              </w:rPr>
              <w:t>35</w:t>
            </w:r>
            <w:r>
              <w:rPr>
                <w:noProof/>
                <w:webHidden/>
              </w:rPr>
              <w:fldChar w:fldCharType="end"/>
            </w:r>
          </w:hyperlink>
        </w:p>
        <w:p w14:paraId="65C78A83" w14:textId="1EDBAAF8" w:rsidR="00094E63" w:rsidRDefault="00094E63" w:rsidP="00291825">
          <w:pPr>
            <w:jc w:val="both"/>
          </w:pPr>
          <w:r>
            <w:rPr>
              <w:b/>
              <w:bCs/>
              <w:noProof/>
            </w:rPr>
            <w:fldChar w:fldCharType="end"/>
          </w:r>
        </w:p>
      </w:sdtContent>
    </w:sdt>
    <w:p w14:paraId="41A0D29D" w14:textId="77777777" w:rsidR="00A847A1" w:rsidRPr="00A847A1" w:rsidRDefault="00A847A1" w:rsidP="00291825">
      <w:pPr>
        <w:jc w:val="both"/>
      </w:pPr>
    </w:p>
    <w:p w14:paraId="73AC8E4D" w14:textId="0F09AD59" w:rsidR="00994A94" w:rsidRDefault="004D6292" w:rsidP="00DC776A">
      <w:pPr>
        <w:pStyle w:val="Title"/>
        <w:rPr>
          <w:lang w:val="en-US"/>
        </w:rPr>
      </w:pPr>
      <w:r>
        <w:rPr>
          <w:lang w:val="en-US"/>
        </w:rPr>
        <w:br w:type="page"/>
      </w:r>
      <w:r w:rsidR="0036695B">
        <w:rPr>
          <w:lang w:val="en-US"/>
        </w:rPr>
        <w:t>Index</w:t>
      </w:r>
      <w:r w:rsidR="00994A94">
        <w:rPr>
          <w:lang w:val="en-US"/>
        </w:rPr>
        <w:t xml:space="preserve"> of </w:t>
      </w:r>
      <w:r w:rsidRPr="00DC776A">
        <w:t>F</w:t>
      </w:r>
      <w:r w:rsidR="00994A94" w:rsidRPr="00DC776A">
        <w:t>igures</w:t>
      </w:r>
    </w:p>
    <w:p w14:paraId="71D500EA" w14:textId="77777777" w:rsidR="00DC776A" w:rsidRPr="00DC776A" w:rsidRDefault="00DC776A" w:rsidP="00DC776A">
      <w:pPr>
        <w:rPr>
          <w:lang w:val="en-US"/>
        </w:rPr>
      </w:pPr>
    </w:p>
    <w:p w14:paraId="269FB0A1" w14:textId="6EF38F81" w:rsidR="001F1F10" w:rsidRDefault="008B6482">
      <w:pPr>
        <w:pStyle w:val="TableofFigures"/>
        <w:tabs>
          <w:tab w:val="right" w:leader="dot" w:pos="9350"/>
        </w:tabs>
        <w:rPr>
          <w:rFonts w:eastAsiaTheme="minorEastAsia"/>
          <w:noProof/>
          <w:color w:val="auto"/>
          <w:kern w:val="2"/>
          <w:sz w:val="24"/>
          <w:szCs w:val="24"/>
          <w:lang w:val="en-US" w:eastAsia="en-US"/>
          <w14:ligatures w14:val="standardContextual"/>
        </w:rPr>
      </w:pPr>
      <w:r>
        <w:rPr>
          <w:lang w:val="en-US"/>
        </w:rPr>
        <w:fldChar w:fldCharType="begin"/>
      </w:r>
      <w:r>
        <w:rPr>
          <w:lang w:val="en-US"/>
        </w:rPr>
        <w:instrText xml:space="preserve"> TOC \h \z \c "Figure" </w:instrText>
      </w:r>
      <w:r>
        <w:rPr>
          <w:lang w:val="en-US"/>
        </w:rPr>
        <w:fldChar w:fldCharType="separate"/>
      </w:r>
      <w:hyperlink w:anchor="_Toc167047919" w:history="1">
        <w:r w:rsidR="001F1F10" w:rsidRPr="0079314F">
          <w:rPr>
            <w:rStyle w:val="Hyperlink"/>
            <w:noProof/>
            <w:lang w:val="en-US"/>
          </w:rPr>
          <w:t>Figure 1 - Domain-Driven Design Diagram</w:t>
        </w:r>
        <w:r w:rsidR="001F1F10">
          <w:rPr>
            <w:noProof/>
            <w:webHidden/>
          </w:rPr>
          <w:tab/>
        </w:r>
        <w:r w:rsidR="001F1F10">
          <w:rPr>
            <w:noProof/>
            <w:webHidden/>
          </w:rPr>
          <w:fldChar w:fldCharType="begin"/>
        </w:r>
        <w:r w:rsidR="001F1F10">
          <w:rPr>
            <w:noProof/>
            <w:webHidden/>
          </w:rPr>
          <w:instrText xml:space="preserve"> PAGEREF _Toc167047919 \h </w:instrText>
        </w:r>
        <w:r w:rsidR="001F1F10">
          <w:rPr>
            <w:noProof/>
            <w:webHidden/>
          </w:rPr>
        </w:r>
        <w:r w:rsidR="001F1F10">
          <w:rPr>
            <w:noProof/>
            <w:webHidden/>
          </w:rPr>
          <w:fldChar w:fldCharType="separate"/>
        </w:r>
        <w:r w:rsidR="001F1F10">
          <w:rPr>
            <w:noProof/>
            <w:webHidden/>
          </w:rPr>
          <w:t>8</w:t>
        </w:r>
        <w:r w:rsidR="001F1F10">
          <w:rPr>
            <w:noProof/>
            <w:webHidden/>
          </w:rPr>
          <w:fldChar w:fldCharType="end"/>
        </w:r>
      </w:hyperlink>
    </w:p>
    <w:p w14:paraId="5747E35C" w14:textId="179DDFE2"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0" w:history="1">
        <w:r w:rsidRPr="0079314F">
          <w:rPr>
            <w:rStyle w:val="Hyperlink"/>
            <w:noProof/>
            <w:lang w:val="en-GB"/>
          </w:rPr>
          <w:t>Figure 2 - Deployment Diagram</w:t>
        </w:r>
        <w:r>
          <w:rPr>
            <w:noProof/>
            <w:webHidden/>
          </w:rPr>
          <w:tab/>
        </w:r>
        <w:r>
          <w:rPr>
            <w:noProof/>
            <w:webHidden/>
          </w:rPr>
          <w:fldChar w:fldCharType="begin"/>
        </w:r>
        <w:r>
          <w:rPr>
            <w:noProof/>
            <w:webHidden/>
          </w:rPr>
          <w:instrText xml:space="preserve"> PAGEREF _Toc167047920 \h </w:instrText>
        </w:r>
        <w:r>
          <w:rPr>
            <w:noProof/>
            <w:webHidden/>
          </w:rPr>
        </w:r>
        <w:r>
          <w:rPr>
            <w:noProof/>
            <w:webHidden/>
          </w:rPr>
          <w:fldChar w:fldCharType="separate"/>
        </w:r>
        <w:r>
          <w:rPr>
            <w:noProof/>
            <w:webHidden/>
          </w:rPr>
          <w:t>10</w:t>
        </w:r>
        <w:r>
          <w:rPr>
            <w:noProof/>
            <w:webHidden/>
          </w:rPr>
          <w:fldChar w:fldCharType="end"/>
        </w:r>
      </w:hyperlink>
    </w:p>
    <w:p w14:paraId="7BEA1636" w14:textId="0070A0AC"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1" w:history="1">
        <w:r w:rsidRPr="0079314F">
          <w:rPr>
            <w:rStyle w:val="Hyperlink"/>
            <w:noProof/>
          </w:rPr>
          <w:t>Figure 3 - Jhipster jdl</w:t>
        </w:r>
        <w:r>
          <w:rPr>
            <w:noProof/>
            <w:webHidden/>
          </w:rPr>
          <w:tab/>
        </w:r>
        <w:r>
          <w:rPr>
            <w:noProof/>
            <w:webHidden/>
          </w:rPr>
          <w:fldChar w:fldCharType="begin"/>
        </w:r>
        <w:r>
          <w:rPr>
            <w:noProof/>
            <w:webHidden/>
          </w:rPr>
          <w:instrText xml:space="preserve"> PAGEREF _Toc167047921 \h </w:instrText>
        </w:r>
        <w:r>
          <w:rPr>
            <w:noProof/>
            <w:webHidden/>
          </w:rPr>
        </w:r>
        <w:r>
          <w:rPr>
            <w:noProof/>
            <w:webHidden/>
          </w:rPr>
          <w:fldChar w:fldCharType="separate"/>
        </w:r>
        <w:r>
          <w:rPr>
            <w:noProof/>
            <w:webHidden/>
          </w:rPr>
          <w:t>12</w:t>
        </w:r>
        <w:r>
          <w:rPr>
            <w:noProof/>
            <w:webHidden/>
          </w:rPr>
          <w:fldChar w:fldCharType="end"/>
        </w:r>
      </w:hyperlink>
    </w:p>
    <w:p w14:paraId="5E6314FE" w14:textId="353C898D"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2" w:history="1">
        <w:r w:rsidRPr="0079314F">
          <w:rPr>
            <w:rStyle w:val="Hyperlink"/>
            <w:noProof/>
            <w:lang w:val="en-GB"/>
          </w:rPr>
          <w:t>Figure 4 - Creation of Service Request (1)</w:t>
        </w:r>
        <w:r>
          <w:rPr>
            <w:noProof/>
            <w:webHidden/>
          </w:rPr>
          <w:tab/>
        </w:r>
        <w:r>
          <w:rPr>
            <w:noProof/>
            <w:webHidden/>
          </w:rPr>
          <w:fldChar w:fldCharType="begin"/>
        </w:r>
        <w:r>
          <w:rPr>
            <w:noProof/>
            <w:webHidden/>
          </w:rPr>
          <w:instrText xml:space="preserve"> PAGEREF _Toc167047922 \h </w:instrText>
        </w:r>
        <w:r>
          <w:rPr>
            <w:noProof/>
            <w:webHidden/>
          </w:rPr>
        </w:r>
        <w:r>
          <w:rPr>
            <w:noProof/>
            <w:webHidden/>
          </w:rPr>
          <w:fldChar w:fldCharType="separate"/>
        </w:r>
        <w:r>
          <w:rPr>
            <w:noProof/>
            <w:webHidden/>
          </w:rPr>
          <w:t>14</w:t>
        </w:r>
        <w:r>
          <w:rPr>
            <w:noProof/>
            <w:webHidden/>
          </w:rPr>
          <w:fldChar w:fldCharType="end"/>
        </w:r>
      </w:hyperlink>
    </w:p>
    <w:p w14:paraId="1A294C63" w14:textId="5BD87E6F"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3" w:history="1">
        <w:r w:rsidRPr="0079314F">
          <w:rPr>
            <w:rStyle w:val="Hyperlink"/>
            <w:noProof/>
            <w:lang w:val="en-US"/>
          </w:rPr>
          <w:t>Figure 5 - Creation of Service Request (2)</w:t>
        </w:r>
        <w:r>
          <w:rPr>
            <w:noProof/>
            <w:webHidden/>
          </w:rPr>
          <w:tab/>
        </w:r>
        <w:r>
          <w:rPr>
            <w:noProof/>
            <w:webHidden/>
          </w:rPr>
          <w:fldChar w:fldCharType="begin"/>
        </w:r>
        <w:r>
          <w:rPr>
            <w:noProof/>
            <w:webHidden/>
          </w:rPr>
          <w:instrText xml:space="preserve"> PAGEREF _Toc167047923 \h </w:instrText>
        </w:r>
        <w:r>
          <w:rPr>
            <w:noProof/>
            <w:webHidden/>
          </w:rPr>
        </w:r>
        <w:r>
          <w:rPr>
            <w:noProof/>
            <w:webHidden/>
          </w:rPr>
          <w:fldChar w:fldCharType="separate"/>
        </w:r>
        <w:r>
          <w:rPr>
            <w:noProof/>
            <w:webHidden/>
          </w:rPr>
          <w:t>14</w:t>
        </w:r>
        <w:r>
          <w:rPr>
            <w:noProof/>
            <w:webHidden/>
          </w:rPr>
          <w:fldChar w:fldCharType="end"/>
        </w:r>
      </w:hyperlink>
    </w:p>
    <w:p w14:paraId="3D642BF6" w14:textId="30BE8541"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4" w:history="1">
        <w:r w:rsidRPr="0079314F">
          <w:rPr>
            <w:rStyle w:val="Hyperlink"/>
            <w:noProof/>
            <w:lang w:val="en-US"/>
          </w:rPr>
          <w:t>Figure 6 - Creation of Service Request (3)</w:t>
        </w:r>
        <w:r>
          <w:rPr>
            <w:noProof/>
            <w:webHidden/>
          </w:rPr>
          <w:tab/>
        </w:r>
        <w:r>
          <w:rPr>
            <w:noProof/>
            <w:webHidden/>
          </w:rPr>
          <w:fldChar w:fldCharType="begin"/>
        </w:r>
        <w:r>
          <w:rPr>
            <w:noProof/>
            <w:webHidden/>
          </w:rPr>
          <w:instrText xml:space="preserve"> PAGEREF _Toc167047924 \h </w:instrText>
        </w:r>
        <w:r>
          <w:rPr>
            <w:noProof/>
            <w:webHidden/>
          </w:rPr>
        </w:r>
        <w:r>
          <w:rPr>
            <w:noProof/>
            <w:webHidden/>
          </w:rPr>
          <w:fldChar w:fldCharType="separate"/>
        </w:r>
        <w:r>
          <w:rPr>
            <w:noProof/>
            <w:webHidden/>
          </w:rPr>
          <w:t>15</w:t>
        </w:r>
        <w:r>
          <w:rPr>
            <w:noProof/>
            <w:webHidden/>
          </w:rPr>
          <w:fldChar w:fldCharType="end"/>
        </w:r>
      </w:hyperlink>
    </w:p>
    <w:p w14:paraId="46F74679" w14:textId="56E94FDC"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5" w:history="1">
        <w:r w:rsidRPr="0079314F">
          <w:rPr>
            <w:rStyle w:val="Hyperlink"/>
            <w:noProof/>
            <w:lang w:val="en-US"/>
          </w:rPr>
          <w:t>Figure 7 - Associate Locations to Customer (1)</w:t>
        </w:r>
        <w:r>
          <w:rPr>
            <w:noProof/>
            <w:webHidden/>
          </w:rPr>
          <w:tab/>
        </w:r>
        <w:r>
          <w:rPr>
            <w:noProof/>
            <w:webHidden/>
          </w:rPr>
          <w:fldChar w:fldCharType="begin"/>
        </w:r>
        <w:r>
          <w:rPr>
            <w:noProof/>
            <w:webHidden/>
          </w:rPr>
          <w:instrText xml:space="preserve"> PAGEREF _Toc167047925 \h </w:instrText>
        </w:r>
        <w:r>
          <w:rPr>
            <w:noProof/>
            <w:webHidden/>
          </w:rPr>
        </w:r>
        <w:r>
          <w:rPr>
            <w:noProof/>
            <w:webHidden/>
          </w:rPr>
          <w:fldChar w:fldCharType="separate"/>
        </w:r>
        <w:r>
          <w:rPr>
            <w:noProof/>
            <w:webHidden/>
          </w:rPr>
          <w:t>16</w:t>
        </w:r>
        <w:r>
          <w:rPr>
            <w:noProof/>
            <w:webHidden/>
          </w:rPr>
          <w:fldChar w:fldCharType="end"/>
        </w:r>
      </w:hyperlink>
    </w:p>
    <w:p w14:paraId="17575C16" w14:textId="70D8195C"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6" w:history="1">
        <w:r w:rsidRPr="0079314F">
          <w:rPr>
            <w:rStyle w:val="Hyperlink"/>
            <w:noProof/>
            <w:lang w:val="en-US"/>
          </w:rPr>
          <w:t>Figure 8 - Associate Locations to Customer (2)</w:t>
        </w:r>
        <w:r>
          <w:rPr>
            <w:noProof/>
            <w:webHidden/>
          </w:rPr>
          <w:tab/>
        </w:r>
        <w:r>
          <w:rPr>
            <w:noProof/>
            <w:webHidden/>
          </w:rPr>
          <w:fldChar w:fldCharType="begin"/>
        </w:r>
        <w:r>
          <w:rPr>
            <w:noProof/>
            <w:webHidden/>
          </w:rPr>
          <w:instrText xml:space="preserve"> PAGEREF _Toc167047926 \h </w:instrText>
        </w:r>
        <w:r>
          <w:rPr>
            <w:noProof/>
            <w:webHidden/>
          </w:rPr>
        </w:r>
        <w:r>
          <w:rPr>
            <w:noProof/>
            <w:webHidden/>
          </w:rPr>
          <w:fldChar w:fldCharType="separate"/>
        </w:r>
        <w:r>
          <w:rPr>
            <w:noProof/>
            <w:webHidden/>
          </w:rPr>
          <w:t>16</w:t>
        </w:r>
        <w:r>
          <w:rPr>
            <w:noProof/>
            <w:webHidden/>
          </w:rPr>
          <w:fldChar w:fldCharType="end"/>
        </w:r>
      </w:hyperlink>
    </w:p>
    <w:p w14:paraId="0D748074" w14:textId="709D8552"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7" w:history="1">
        <w:r w:rsidRPr="0079314F">
          <w:rPr>
            <w:rStyle w:val="Hyperlink"/>
            <w:noProof/>
            <w:lang w:val="en-US"/>
          </w:rPr>
          <w:t>Figure 9 - Associate Locations to Customer (3)</w:t>
        </w:r>
        <w:r>
          <w:rPr>
            <w:noProof/>
            <w:webHidden/>
          </w:rPr>
          <w:tab/>
        </w:r>
        <w:r>
          <w:rPr>
            <w:noProof/>
            <w:webHidden/>
          </w:rPr>
          <w:fldChar w:fldCharType="begin"/>
        </w:r>
        <w:r>
          <w:rPr>
            <w:noProof/>
            <w:webHidden/>
          </w:rPr>
          <w:instrText xml:space="preserve"> PAGEREF _Toc167047927 \h </w:instrText>
        </w:r>
        <w:r>
          <w:rPr>
            <w:noProof/>
            <w:webHidden/>
          </w:rPr>
        </w:r>
        <w:r>
          <w:rPr>
            <w:noProof/>
            <w:webHidden/>
          </w:rPr>
          <w:fldChar w:fldCharType="separate"/>
        </w:r>
        <w:r>
          <w:rPr>
            <w:noProof/>
            <w:webHidden/>
          </w:rPr>
          <w:t>16</w:t>
        </w:r>
        <w:r>
          <w:rPr>
            <w:noProof/>
            <w:webHidden/>
          </w:rPr>
          <w:fldChar w:fldCharType="end"/>
        </w:r>
      </w:hyperlink>
    </w:p>
    <w:p w14:paraId="4970880E" w14:textId="62DB8F43"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8" w:history="1">
        <w:r w:rsidRPr="0079314F">
          <w:rPr>
            <w:rStyle w:val="Hyperlink"/>
            <w:noProof/>
          </w:rPr>
          <w:t>Figure 10 - Approve/Reject Services (1)</w:t>
        </w:r>
        <w:r>
          <w:rPr>
            <w:noProof/>
            <w:webHidden/>
          </w:rPr>
          <w:tab/>
        </w:r>
        <w:r>
          <w:rPr>
            <w:noProof/>
            <w:webHidden/>
          </w:rPr>
          <w:fldChar w:fldCharType="begin"/>
        </w:r>
        <w:r>
          <w:rPr>
            <w:noProof/>
            <w:webHidden/>
          </w:rPr>
          <w:instrText xml:space="preserve"> PAGEREF _Toc167047928 \h </w:instrText>
        </w:r>
        <w:r>
          <w:rPr>
            <w:noProof/>
            <w:webHidden/>
          </w:rPr>
        </w:r>
        <w:r>
          <w:rPr>
            <w:noProof/>
            <w:webHidden/>
          </w:rPr>
          <w:fldChar w:fldCharType="separate"/>
        </w:r>
        <w:r>
          <w:rPr>
            <w:noProof/>
            <w:webHidden/>
          </w:rPr>
          <w:t>17</w:t>
        </w:r>
        <w:r>
          <w:rPr>
            <w:noProof/>
            <w:webHidden/>
          </w:rPr>
          <w:fldChar w:fldCharType="end"/>
        </w:r>
      </w:hyperlink>
    </w:p>
    <w:p w14:paraId="7D20577A" w14:textId="62B2C06E"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29" w:history="1">
        <w:r w:rsidRPr="0079314F">
          <w:rPr>
            <w:rStyle w:val="Hyperlink"/>
            <w:noProof/>
          </w:rPr>
          <w:t>Figure 11 - Approve/Reject Services (2)</w:t>
        </w:r>
        <w:r>
          <w:rPr>
            <w:noProof/>
            <w:webHidden/>
          </w:rPr>
          <w:tab/>
        </w:r>
        <w:r>
          <w:rPr>
            <w:noProof/>
            <w:webHidden/>
          </w:rPr>
          <w:fldChar w:fldCharType="begin"/>
        </w:r>
        <w:r>
          <w:rPr>
            <w:noProof/>
            <w:webHidden/>
          </w:rPr>
          <w:instrText xml:space="preserve"> PAGEREF _Toc167047929 \h </w:instrText>
        </w:r>
        <w:r>
          <w:rPr>
            <w:noProof/>
            <w:webHidden/>
          </w:rPr>
        </w:r>
        <w:r>
          <w:rPr>
            <w:noProof/>
            <w:webHidden/>
          </w:rPr>
          <w:fldChar w:fldCharType="separate"/>
        </w:r>
        <w:r>
          <w:rPr>
            <w:noProof/>
            <w:webHidden/>
          </w:rPr>
          <w:t>17</w:t>
        </w:r>
        <w:r>
          <w:rPr>
            <w:noProof/>
            <w:webHidden/>
          </w:rPr>
          <w:fldChar w:fldCharType="end"/>
        </w:r>
      </w:hyperlink>
    </w:p>
    <w:p w14:paraId="5CC8CDB8" w14:textId="6E8C5B10"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0" w:history="1">
        <w:r w:rsidRPr="0079314F">
          <w:rPr>
            <w:rStyle w:val="Hyperlink"/>
            <w:noProof/>
          </w:rPr>
          <w:t>Figure 12 - Creation of Transports (1)</w:t>
        </w:r>
        <w:r>
          <w:rPr>
            <w:noProof/>
            <w:webHidden/>
          </w:rPr>
          <w:tab/>
        </w:r>
        <w:r>
          <w:rPr>
            <w:noProof/>
            <w:webHidden/>
          </w:rPr>
          <w:fldChar w:fldCharType="begin"/>
        </w:r>
        <w:r>
          <w:rPr>
            <w:noProof/>
            <w:webHidden/>
          </w:rPr>
          <w:instrText xml:space="preserve"> PAGEREF _Toc167047930 \h </w:instrText>
        </w:r>
        <w:r>
          <w:rPr>
            <w:noProof/>
            <w:webHidden/>
          </w:rPr>
        </w:r>
        <w:r>
          <w:rPr>
            <w:noProof/>
            <w:webHidden/>
          </w:rPr>
          <w:fldChar w:fldCharType="separate"/>
        </w:r>
        <w:r>
          <w:rPr>
            <w:noProof/>
            <w:webHidden/>
          </w:rPr>
          <w:t>18</w:t>
        </w:r>
        <w:r>
          <w:rPr>
            <w:noProof/>
            <w:webHidden/>
          </w:rPr>
          <w:fldChar w:fldCharType="end"/>
        </w:r>
      </w:hyperlink>
    </w:p>
    <w:p w14:paraId="1E88E2FD" w14:textId="0563473C"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1" w:history="1">
        <w:r w:rsidRPr="0079314F">
          <w:rPr>
            <w:rStyle w:val="Hyperlink"/>
            <w:noProof/>
          </w:rPr>
          <w:t>Figure 13 - Creation of Transports (2)</w:t>
        </w:r>
        <w:r>
          <w:rPr>
            <w:noProof/>
            <w:webHidden/>
          </w:rPr>
          <w:tab/>
        </w:r>
        <w:r>
          <w:rPr>
            <w:noProof/>
            <w:webHidden/>
          </w:rPr>
          <w:fldChar w:fldCharType="begin"/>
        </w:r>
        <w:r>
          <w:rPr>
            <w:noProof/>
            <w:webHidden/>
          </w:rPr>
          <w:instrText xml:space="preserve"> PAGEREF _Toc167047931 \h </w:instrText>
        </w:r>
        <w:r>
          <w:rPr>
            <w:noProof/>
            <w:webHidden/>
          </w:rPr>
        </w:r>
        <w:r>
          <w:rPr>
            <w:noProof/>
            <w:webHidden/>
          </w:rPr>
          <w:fldChar w:fldCharType="separate"/>
        </w:r>
        <w:r>
          <w:rPr>
            <w:noProof/>
            <w:webHidden/>
          </w:rPr>
          <w:t>18</w:t>
        </w:r>
        <w:r>
          <w:rPr>
            <w:noProof/>
            <w:webHidden/>
          </w:rPr>
          <w:fldChar w:fldCharType="end"/>
        </w:r>
      </w:hyperlink>
    </w:p>
    <w:p w14:paraId="0478C0E8" w14:textId="3F83493C"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2" w:history="1">
        <w:r w:rsidRPr="0079314F">
          <w:rPr>
            <w:rStyle w:val="Hyperlink"/>
            <w:noProof/>
            <w:lang w:val="en-US"/>
          </w:rPr>
          <w:t>Figure 14 - Creation of Transports (3)</w:t>
        </w:r>
        <w:r>
          <w:rPr>
            <w:noProof/>
            <w:webHidden/>
          </w:rPr>
          <w:tab/>
        </w:r>
        <w:r>
          <w:rPr>
            <w:noProof/>
            <w:webHidden/>
          </w:rPr>
          <w:fldChar w:fldCharType="begin"/>
        </w:r>
        <w:r>
          <w:rPr>
            <w:noProof/>
            <w:webHidden/>
          </w:rPr>
          <w:instrText xml:space="preserve"> PAGEREF _Toc167047932 \h </w:instrText>
        </w:r>
        <w:r>
          <w:rPr>
            <w:noProof/>
            <w:webHidden/>
          </w:rPr>
        </w:r>
        <w:r>
          <w:rPr>
            <w:noProof/>
            <w:webHidden/>
          </w:rPr>
          <w:fldChar w:fldCharType="separate"/>
        </w:r>
        <w:r>
          <w:rPr>
            <w:noProof/>
            <w:webHidden/>
          </w:rPr>
          <w:t>19</w:t>
        </w:r>
        <w:r>
          <w:rPr>
            <w:noProof/>
            <w:webHidden/>
          </w:rPr>
          <w:fldChar w:fldCharType="end"/>
        </w:r>
      </w:hyperlink>
    </w:p>
    <w:p w14:paraId="278D3237" w14:textId="301A7BD5"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3" w:history="1">
        <w:r w:rsidRPr="0079314F">
          <w:rPr>
            <w:rStyle w:val="Hyperlink"/>
            <w:noProof/>
          </w:rPr>
          <w:t>Figure 15 - Creation of Drivers (1)</w:t>
        </w:r>
        <w:r>
          <w:rPr>
            <w:noProof/>
            <w:webHidden/>
          </w:rPr>
          <w:tab/>
        </w:r>
        <w:r>
          <w:rPr>
            <w:noProof/>
            <w:webHidden/>
          </w:rPr>
          <w:fldChar w:fldCharType="begin"/>
        </w:r>
        <w:r>
          <w:rPr>
            <w:noProof/>
            <w:webHidden/>
          </w:rPr>
          <w:instrText xml:space="preserve"> PAGEREF _Toc167047933 \h </w:instrText>
        </w:r>
        <w:r>
          <w:rPr>
            <w:noProof/>
            <w:webHidden/>
          </w:rPr>
        </w:r>
        <w:r>
          <w:rPr>
            <w:noProof/>
            <w:webHidden/>
          </w:rPr>
          <w:fldChar w:fldCharType="separate"/>
        </w:r>
        <w:r>
          <w:rPr>
            <w:noProof/>
            <w:webHidden/>
          </w:rPr>
          <w:t>19</w:t>
        </w:r>
        <w:r>
          <w:rPr>
            <w:noProof/>
            <w:webHidden/>
          </w:rPr>
          <w:fldChar w:fldCharType="end"/>
        </w:r>
      </w:hyperlink>
    </w:p>
    <w:p w14:paraId="6ECC28B7" w14:textId="6291E3B7"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4" w:history="1">
        <w:r w:rsidRPr="0079314F">
          <w:rPr>
            <w:rStyle w:val="Hyperlink"/>
            <w:noProof/>
          </w:rPr>
          <w:t>Figure 16 - Creation of Drivers (2)</w:t>
        </w:r>
        <w:r>
          <w:rPr>
            <w:noProof/>
            <w:webHidden/>
          </w:rPr>
          <w:tab/>
        </w:r>
        <w:r>
          <w:rPr>
            <w:noProof/>
            <w:webHidden/>
          </w:rPr>
          <w:fldChar w:fldCharType="begin"/>
        </w:r>
        <w:r>
          <w:rPr>
            <w:noProof/>
            <w:webHidden/>
          </w:rPr>
          <w:instrText xml:space="preserve"> PAGEREF _Toc167047934 \h </w:instrText>
        </w:r>
        <w:r>
          <w:rPr>
            <w:noProof/>
            <w:webHidden/>
          </w:rPr>
        </w:r>
        <w:r>
          <w:rPr>
            <w:noProof/>
            <w:webHidden/>
          </w:rPr>
          <w:fldChar w:fldCharType="separate"/>
        </w:r>
        <w:r>
          <w:rPr>
            <w:noProof/>
            <w:webHidden/>
          </w:rPr>
          <w:t>20</w:t>
        </w:r>
        <w:r>
          <w:rPr>
            <w:noProof/>
            <w:webHidden/>
          </w:rPr>
          <w:fldChar w:fldCharType="end"/>
        </w:r>
      </w:hyperlink>
    </w:p>
    <w:p w14:paraId="2942F249" w14:textId="10571E02"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5" w:history="1">
        <w:r w:rsidRPr="0079314F">
          <w:rPr>
            <w:rStyle w:val="Hyperlink"/>
            <w:noProof/>
          </w:rPr>
          <w:t>Figure 17 - Creation of Drivers (3)</w:t>
        </w:r>
        <w:r>
          <w:rPr>
            <w:noProof/>
            <w:webHidden/>
          </w:rPr>
          <w:tab/>
        </w:r>
        <w:r>
          <w:rPr>
            <w:noProof/>
            <w:webHidden/>
          </w:rPr>
          <w:fldChar w:fldCharType="begin"/>
        </w:r>
        <w:r>
          <w:rPr>
            <w:noProof/>
            <w:webHidden/>
          </w:rPr>
          <w:instrText xml:space="preserve"> PAGEREF _Toc167047935 \h </w:instrText>
        </w:r>
        <w:r>
          <w:rPr>
            <w:noProof/>
            <w:webHidden/>
          </w:rPr>
        </w:r>
        <w:r>
          <w:rPr>
            <w:noProof/>
            <w:webHidden/>
          </w:rPr>
          <w:fldChar w:fldCharType="separate"/>
        </w:r>
        <w:r>
          <w:rPr>
            <w:noProof/>
            <w:webHidden/>
          </w:rPr>
          <w:t>20</w:t>
        </w:r>
        <w:r>
          <w:rPr>
            <w:noProof/>
            <w:webHidden/>
          </w:rPr>
          <w:fldChar w:fldCharType="end"/>
        </w:r>
      </w:hyperlink>
    </w:p>
    <w:p w14:paraId="0855B377" w14:textId="4450437E"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6" w:history="1">
        <w:r w:rsidRPr="0079314F">
          <w:rPr>
            <w:rStyle w:val="Hyperlink"/>
            <w:noProof/>
          </w:rPr>
          <w:t>Figure 18 - Creation of Customers (1)</w:t>
        </w:r>
        <w:r>
          <w:rPr>
            <w:noProof/>
            <w:webHidden/>
          </w:rPr>
          <w:tab/>
        </w:r>
        <w:r>
          <w:rPr>
            <w:noProof/>
            <w:webHidden/>
          </w:rPr>
          <w:fldChar w:fldCharType="begin"/>
        </w:r>
        <w:r>
          <w:rPr>
            <w:noProof/>
            <w:webHidden/>
          </w:rPr>
          <w:instrText xml:space="preserve"> PAGEREF _Toc167047936 \h </w:instrText>
        </w:r>
        <w:r>
          <w:rPr>
            <w:noProof/>
            <w:webHidden/>
          </w:rPr>
        </w:r>
        <w:r>
          <w:rPr>
            <w:noProof/>
            <w:webHidden/>
          </w:rPr>
          <w:fldChar w:fldCharType="separate"/>
        </w:r>
        <w:r>
          <w:rPr>
            <w:noProof/>
            <w:webHidden/>
          </w:rPr>
          <w:t>20</w:t>
        </w:r>
        <w:r>
          <w:rPr>
            <w:noProof/>
            <w:webHidden/>
          </w:rPr>
          <w:fldChar w:fldCharType="end"/>
        </w:r>
      </w:hyperlink>
    </w:p>
    <w:p w14:paraId="5AD280A5" w14:textId="1CB7F86F"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7" w:history="1">
        <w:r w:rsidRPr="0079314F">
          <w:rPr>
            <w:rStyle w:val="Hyperlink"/>
            <w:noProof/>
          </w:rPr>
          <w:t>Figure 19 - Creation of Customers (2)</w:t>
        </w:r>
        <w:r>
          <w:rPr>
            <w:noProof/>
            <w:webHidden/>
          </w:rPr>
          <w:tab/>
        </w:r>
        <w:r>
          <w:rPr>
            <w:noProof/>
            <w:webHidden/>
          </w:rPr>
          <w:fldChar w:fldCharType="begin"/>
        </w:r>
        <w:r>
          <w:rPr>
            <w:noProof/>
            <w:webHidden/>
          </w:rPr>
          <w:instrText xml:space="preserve"> PAGEREF _Toc167047937 \h </w:instrText>
        </w:r>
        <w:r>
          <w:rPr>
            <w:noProof/>
            <w:webHidden/>
          </w:rPr>
        </w:r>
        <w:r>
          <w:rPr>
            <w:noProof/>
            <w:webHidden/>
          </w:rPr>
          <w:fldChar w:fldCharType="separate"/>
        </w:r>
        <w:r>
          <w:rPr>
            <w:noProof/>
            <w:webHidden/>
          </w:rPr>
          <w:t>21</w:t>
        </w:r>
        <w:r>
          <w:rPr>
            <w:noProof/>
            <w:webHidden/>
          </w:rPr>
          <w:fldChar w:fldCharType="end"/>
        </w:r>
      </w:hyperlink>
    </w:p>
    <w:p w14:paraId="589E1E6B" w14:textId="1D6AD148"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8" w:history="1">
        <w:r w:rsidRPr="0079314F">
          <w:rPr>
            <w:rStyle w:val="Hyperlink"/>
            <w:noProof/>
          </w:rPr>
          <w:t>Figure 20 - Creation of Customers (3)</w:t>
        </w:r>
        <w:r>
          <w:rPr>
            <w:noProof/>
            <w:webHidden/>
          </w:rPr>
          <w:tab/>
        </w:r>
        <w:r>
          <w:rPr>
            <w:noProof/>
            <w:webHidden/>
          </w:rPr>
          <w:fldChar w:fldCharType="begin"/>
        </w:r>
        <w:r>
          <w:rPr>
            <w:noProof/>
            <w:webHidden/>
          </w:rPr>
          <w:instrText xml:space="preserve"> PAGEREF _Toc167047938 \h </w:instrText>
        </w:r>
        <w:r>
          <w:rPr>
            <w:noProof/>
            <w:webHidden/>
          </w:rPr>
        </w:r>
        <w:r>
          <w:rPr>
            <w:noProof/>
            <w:webHidden/>
          </w:rPr>
          <w:fldChar w:fldCharType="separate"/>
        </w:r>
        <w:r>
          <w:rPr>
            <w:noProof/>
            <w:webHidden/>
          </w:rPr>
          <w:t>21</w:t>
        </w:r>
        <w:r>
          <w:rPr>
            <w:noProof/>
            <w:webHidden/>
          </w:rPr>
          <w:fldChar w:fldCharType="end"/>
        </w:r>
      </w:hyperlink>
    </w:p>
    <w:p w14:paraId="4501DEF7" w14:textId="5E8EBE39"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39" w:history="1">
        <w:r w:rsidRPr="0079314F">
          <w:rPr>
            <w:rStyle w:val="Hyperlink"/>
            <w:noProof/>
          </w:rPr>
          <w:t>Figure 21 - Login (1)</w:t>
        </w:r>
        <w:r>
          <w:rPr>
            <w:noProof/>
            <w:webHidden/>
          </w:rPr>
          <w:tab/>
        </w:r>
        <w:r>
          <w:rPr>
            <w:noProof/>
            <w:webHidden/>
          </w:rPr>
          <w:fldChar w:fldCharType="begin"/>
        </w:r>
        <w:r>
          <w:rPr>
            <w:noProof/>
            <w:webHidden/>
          </w:rPr>
          <w:instrText xml:space="preserve"> PAGEREF _Toc167047939 \h </w:instrText>
        </w:r>
        <w:r>
          <w:rPr>
            <w:noProof/>
            <w:webHidden/>
          </w:rPr>
        </w:r>
        <w:r>
          <w:rPr>
            <w:noProof/>
            <w:webHidden/>
          </w:rPr>
          <w:fldChar w:fldCharType="separate"/>
        </w:r>
        <w:r>
          <w:rPr>
            <w:noProof/>
            <w:webHidden/>
          </w:rPr>
          <w:t>21</w:t>
        </w:r>
        <w:r>
          <w:rPr>
            <w:noProof/>
            <w:webHidden/>
          </w:rPr>
          <w:fldChar w:fldCharType="end"/>
        </w:r>
      </w:hyperlink>
    </w:p>
    <w:p w14:paraId="73D37960" w14:textId="5EE77276"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0" w:history="1">
        <w:r w:rsidRPr="0079314F">
          <w:rPr>
            <w:rStyle w:val="Hyperlink"/>
            <w:noProof/>
            <w:lang w:val="en-US"/>
          </w:rPr>
          <w:t>Figure 22 - Login (2)</w:t>
        </w:r>
        <w:r>
          <w:rPr>
            <w:noProof/>
            <w:webHidden/>
          </w:rPr>
          <w:tab/>
        </w:r>
        <w:r>
          <w:rPr>
            <w:noProof/>
            <w:webHidden/>
          </w:rPr>
          <w:fldChar w:fldCharType="begin"/>
        </w:r>
        <w:r>
          <w:rPr>
            <w:noProof/>
            <w:webHidden/>
          </w:rPr>
          <w:instrText xml:space="preserve"> PAGEREF _Toc167047940 \h </w:instrText>
        </w:r>
        <w:r>
          <w:rPr>
            <w:noProof/>
            <w:webHidden/>
          </w:rPr>
        </w:r>
        <w:r>
          <w:rPr>
            <w:noProof/>
            <w:webHidden/>
          </w:rPr>
          <w:fldChar w:fldCharType="separate"/>
        </w:r>
        <w:r>
          <w:rPr>
            <w:noProof/>
            <w:webHidden/>
          </w:rPr>
          <w:t>22</w:t>
        </w:r>
        <w:r>
          <w:rPr>
            <w:noProof/>
            <w:webHidden/>
          </w:rPr>
          <w:fldChar w:fldCharType="end"/>
        </w:r>
      </w:hyperlink>
    </w:p>
    <w:p w14:paraId="12E45B4D" w14:textId="42E77950"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1" w:history="1">
        <w:r w:rsidRPr="0079314F">
          <w:rPr>
            <w:rStyle w:val="Hyperlink"/>
            <w:noProof/>
          </w:rPr>
          <w:t>Figure 23 - Change password (1)</w:t>
        </w:r>
        <w:r>
          <w:rPr>
            <w:noProof/>
            <w:webHidden/>
          </w:rPr>
          <w:tab/>
        </w:r>
        <w:r>
          <w:rPr>
            <w:noProof/>
            <w:webHidden/>
          </w:rPr>
          <w:fldChar w:fldCharType="begin"/>
        </w:r>
        <w:r>
          <w:rPr>
            <w:noProof/>
            <w:webHidden/>
          </w:rPr>
          <w:instrText xml:space="preserve"> PAGEREF _Toc167047941 \h </w:instrText>
        </w:r>
        <w:r>
          <w:rPr>
            <w:noProof/>
            <w:webHidden/>
          </w:rPr>
        </w:r>
        <w:r>
          <w:rPr>
            <w:noProof/>
            <w:webHidden/>
          </w:rPr>
          <w:fldChar w:fldCharType="separate"/>
        </w:r>
        <w:r>
          <w:rPr>
            <w:noProof/>
            <w:webHidden/>
          </w:rPr>
          <w:t>22</w:t>
        </w:r>
        <w:r>
          <w:rPr>
            <w:noProof/>
            <w:webHidden/>
          </w:rPr>
          <w:fldChar w:fldCharType="end"/>
        </w:r>
      </w:hyperlink>
    </w:p>
    <w:p w14:paraId="5D8F6386" w14:textId="56087D15"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2" w:history="1">
        <w:r w:rsidRPr="0079314F">
          <w:rPr>
            <w:rStyle w:val="Hyperlink"/>
            <w:noProof/>
          </w:rPr>
          <w:t>Figure 24 - Change password (2)</w:t>
        </w:r>
        <w:r>
          <w:rPr>
            <w:noProof/>
            <w:webHidden/>
          </w:rPr>
          <w:tab/>
        </w:r>
        <w:r>
          <w:rPr>
            <w:noProof/>
            <w:webHidden/>
          </w:rPr>
          <w:fldChar w:fldCharType="begin"/>
        </w:r>
        <w:r>
          <w:rPr>
            <w:noProof/>
            <w:webHidden/>
          </w:rPr>
          <w:instrText xml:space="preserve"> PAGEREF _Toc167047942 \h </w:instrText>
        </w:r>
        <w:r>
          <w:rPr>
            <w:noProof/>
            <w:webHidden/>
          </w:rPr>
        </w:r>
        <w:r>
          <w:rPr>
            <w:noProof/>
            <w:webHidden/>
          </w:rPr>
          <w:fldChar w:fldCharType="separate"/>
        </w:r>
        <w:r>
          <w:rPr>
            <w:noProof/>
            <w:webHidden/>
          </w:rPr>
          <w:t>23</w:t>
        </w:r>
        <w:r>
          <w:rPr>
            <w:noProof/>
            <w:webHidden/>
          </w:rPr>
          <w:fldChar w:fldCharType="end"/>
        </w:r>
      </w:hyperlink>
    </w:p>
    <w:p w14:paraId="60EA019D" w14:textId="53951E44"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3" w:history="1">
        <w:r w:rsidRPr="0079314F">
          <w:rPr>
            <w:rStyle w:val="Hyperlink"/>
            <w:noProof/>
            <w:lang w:val="en-GB"/>
          </w:rPr>
          <w:t>Figure 25 - SonarCloud Report</w:t>
        </w:r>
        <w:r>
          <w:rPr>
            <w:noProof/>
            <w:webHidden/>
          </w:rPr>
          <w:tab/>
        </w:r>
        <w:r>
          <w:rPr>
            <w:noProof/>
            <w:webHidden/>
          </w:rPr>
          <w:fldChar w:fldCharType="begin"/>
        </w:r>
        <w:r>
          <w:rPr>
            <w:noProof/>
            <w:webHidden/>
          </w:rPr>
          <w:instrText xml:space="preserve"> PAGEREF _Toc167047943 \h </w:instrText>
        </w:r>
        <w:r>
          <w:rPr>
            <w:noProof/>
            <w:webHidden/>
          </w:rPr>
        </w:r>
        <w:r>
          <w:rPr>
            <w:noProof/>
            <w:webHidden/>
          </w:rPr>
          <w:fldChar w:fldCharType="separate"/>
        </w:r>
        <w:r>
          <w:rPr>
            <w:noProof/>
            <w:webHidden/>
          </w:rPr>
          <w:t>33</w:t>
        </w:r>
        <w:r>
          <w:rPr>
            <w:noProof/>
            <w:webHidden/>
          </w:rPr>
          <w:fldChar w:fldCharType="end"/>
        </w:r>
      </w:hyperlink>
    </w:p>
    <w:p w14:paraId="0C4CE07F" w14:textId="0347ABD7"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4" w:history="1">
        <w:r w:rsidRPr="0079314F">
          <w:rPr>
            <w:rStyle w:val="Hyperlink"/>
            <w:noProof/>
            <w:lang w:val="en-GB"/>
          </w:rPr>
          <w:t>Figure 26 - Dependecy Check Report</w:t>
        </w:r>
        <w:r>
          <w:rPr>
            <w:noProof/>
            <w:webHidden/>
          </w:rPr>
          <w:tab/>
        </w:r>
        <w:r>
          <w:rPr>
            <w:noProof/>
            <w:webHidden/>
          </w:rPr>
          <w:fldChar w:fldCharType="begin"/>
        </w:r>
        <w:r>
          <w:rPr>
            <w:noProof/>
            <w:webHidden/>
          </w:rPr>
          <w:instrText xml:space="preserve"> PAGEREF _Toc167047944 \h </w:instrText>
        </w:r>
        <w:r>
          <w:rPr>
            <w:noProof/>
            <w:webHidden/>
          </w:rPr>
        </w:r>
        <w:r>
          <w:rPr>
            <w:noProof/>
            <w:webHidden/>
          </w:rPr>
          <w:fldChar w:fldCharType="separate"/>
        </w:r>
        <w:r>
          <w:rPr>
            <w:noProof/>
            <w:webHidden/>
          </w:rPr>
          <w:t>34</w:t>
        </w:r>
        <w:r>
          <w:rPr>
            <w:noProof/>
            <w:webHidden/>
          </w:rPr>
          <w:fldChar w:fldCharType="end"/>
        </w:r>
      </w:hyperlink>
    </w:p>
    <w:p w14:paraId="7C4D104C" w14:textId="50F016D9"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5" w:history="1">
        <w:r w:rsidRPr="0079314F">
          <w:rPr>
            <w:rStyle w:val="Hyperlink"/>
            <w:noProof/>
          </w:rPr>
          <w:t>Figure 27 - ZAP Report</w:t>
        </w:r>
        <w:r>
          <w:rPr>
            <w:noProof/>
            <w:webHidden/>
          </w:rPr>
          <w:tab/>
        </w:r>
        <w:r>
          <w:rPr>
            <w:noProof/>
            <w:webHidden/>
          </w:rPr>
          <w:fldChar w:fldCharType="begin"/>
        </w:r>
        <w:r>
          <w:rPr>
            <w:noProof/>
            <w:webHidden/>
          </w:rPr>
          <w:instrText xml:space="preserve"> PAGEREF _Toc167047945 \h </w:instrText>
        </w:r>
        <w:r>
          <w:rPr>
            <w:noProof/>
            <w:webHidden/>
          </w:rPr>
        </w:r>
        <w:r>
          <w:rPr>
            <w:noProof/>
            <w:webHidden/>
          </w:rPr>
          <w:fldChar w:fldCharType="separate"/>
        </w:r>
        <w:r>
          <w:rPr>
            <w:noProof/>
            <w:webHidden/>
          </w:rPr>
          <w:t>34</w:t>
        </w:r>
        <w:r>
          <w:rPr>
            <w:noProof/>
            <w:webHidden/>
          </w:rPr>
          <w:fldChar w:fldCharType="end"/>
        </w:r>
      </w:hyperlink>
    </w:p>
    <w:p w14:paraId="36D46F6B" w14:textId="33771B3C" w:rsidR="00094E63" w:rsidRPr="00E713B1" w:rsidRDefault="008B6482" w:rsidP="00291825">
      <w:pPr>
        <w:jc w:val="both"/>
        <w:rPr>
          <w:lang w:val="en-US"/>
        </w:rPr>
      </w:pPr>
      <w:r>
        <w:rPr>
          <w:lang w:val="en-US"/>
        </w:rPr>
        <w:fldChar w:fldCharType="end"/>
      </w:r>
    </w:p>
    <w:p w14:paraId="77F55C40" w14:textId="77777777" w:rsidR="00942BB0" w:rsidRDefault="004D6292" w:rsidP="007D0E37">
      <w:pPr>
        <w:pStyle w:val="Title"/>
        <w:jc w:val="both"/>
        <w:rPr>
          <w:lang w:val="en-US"/>
        </w:rPr>
      </w:pPr>
      <w:r w:rsidRPr="00E713B1">
        <w:rPr>
          <w:lang w:val="en-US"/>
        </w:rPr>
        <w:br w:type="page"/>
      </w:r>
      <w:r w:rsidR="00942BB0">
        <w:rPr>
          <w:lang w:val="en-US"/>
        </w:rPr>
        <w:t>Index of Code Snippets</w:t>
      </w:r>
    </w:p>
    <w:p w14:paraId="556EF777" w14:textId="77777777" w:rsidR="00942BB0" w:rsidRPr="00942BB0" w:rsidRDefault="00942BB0" w:rsidP="00942BB0">
      <w:pPr>
        <w:rPr>
          <w:lang w:val="en-US"/>
        </w:rPr>
      </w:pPr>
    </w:p>
    <w:p w14:paraId="78E9261F" w14:textId="60278D2A" w:rsidR="001F1F10" w:rsidRDefault="00942BB0">
      <w:pPr>
        <w:pStyle w:val="TableofFigures"/>
        <w:tabs>
          <w:tab w:val="right" w:leader="dot" w:pos="9350"/>
        </w:tabs>
        <w:rPr>
          <w:rFonts w:eastAsiaTheme="minorEastAsia"/>
          <w:noProof/>
          <w:color w:val="auto"/>
          <w:kern w:val="2"/>
          <w:sz w:val="24"/>
          <w:szCs w:val="24"/>
          <w:lang w:val="en-US" w:eastAsia="en-US"/>
          <w14:ligatures w14:val="standardContextual"/>
        </w:rPr>
      </w:pPr>
      <w:r>
        <w:fldChar w:fldCharType="begin"/>
      </w:r>
      <w:r>
        <w:instrText xml:space="preserve"> TOC \h \z \c "Code Snippet" </w:instrText>
      </w:r>
      <w:r>
        <w:fldChar w:fldCharType="separate"/>
      </w:r>
      <w:hyperlink w:anchor="_Toc167047946" w:history="1">
        <w:r w:rsidR="001F1F10" w:rsidRPr="00001DD2">
          <w:rPr>
            <w:rStyle w:val="Hyperlink"/>
            <w:noProof/>
            <w:lang w:val="en-US"/>
          </w:rPr>
          <w:t>Code Snippet 1 - CSP Configuration</w:t>
        </w:r>
        <w:r w:rsidR="001F1F10">
          <w:rPr>
            <w:noProof/>
            <w:webHidden/>
          </w:rPr>
          <w:tab/>
        </w:r>
        <w:r w:rsidR="001F1F10">
          <w:rPr>
            <w:noProof/>
            <w:webHidden/>
          </w:rPr>
          <w:fldChar w:fldCharType="begin"/>
        </w:r>
        <w:r w:rsidR="001F1F10">
          <w:rPr>
            <w:noProof/>
            <w:webHidden/>
          </w:rPr>
          <w:instrText xml:space="preserve"> PAGEREF _Toc167047946 \h </w:instrText>
        </w:r>
        <w:r w:rsidR="001F1F10">
          <w:rPr>
            <w:noProof/>
            <w:webHidden/>
          </w:rPr>
        </w:r>
        <w:r w:rsidR="001F1F10">
          <w:rPr>
            <w:noProof/>
            <w:webHidden/>
          </w:rPr>
          <w:fldChar w:fldCharType="separate"/>
        </w:r>
        <w:r w:rsidR="001F1F10">
          <w:rPr>
            <w:noProof/>
            <w:webHidden/>
          </w:rPr>
          <w:t>23</w:t>
        </w:r>
        <w:r w:rsidR="001F1F10">
          <w:rPr>
            <w:noProof/>
            <w:webHidden/>
          </w:rPr>
          <w:fldChar w:fldCharType="end"/>
        </w:r>
      </w:hyperlink>
    </w:p>
    <w:p w14:paraId="23687E2E" w14:textId="2CCE556E"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7" w:history="1">
        <w:r w:rsidRPr="00001DD2">
          <w:rPr>
            <w:rStyle w:val="Hyperlink"/>
            <w:noProof/>
            <w:lang w:val="en-US"/>
          </w:rPr>
          <w:t>Code Snippet 2 - CORS (Cross-Origin Resource Sharing)</w:t>
        </w:r>
        <w:r>
          <w:rPr>
            <w:noProof/>
            <w:webHidden/>
          </w:rPr>
          <w:tab/>
        </w:r>
        <w:r>
          <w:rPr>
            <w:noProof/>
            <w:webHidden/>
          </w:rPr>
          <w:fldChar w:fldCharType="begin"/>
        </w:r>
        <w:r>
          <w:rPr>
            <w:noProof/>
            <w:webHidden/>
          </w:rPr>
          <w:instrText xml:space="preserve"> PAGEREF _Toc167047947 \h </w:instrText>
        </w:r>
        <w:r>
          <w:rPr>
            <w:noProof/>
            <w:webHidden/>
          </w:rPr>
        </w:r>
        <w:r>
          <w:rPr>
            <w:noProof/>
            <w:webHidden/>
          </w:rPr>
          <w:fldChar w:fldCharType="separate"/>
        </w:r>
        <w:r>
          <w:rPr>
            <w:noProof/>
            <w:webHidden/>
          </w:rPr>
          <w:t>24</w:t>
        </w:r>
        <w:r>
          <w:rPr>
            <w:noProof/>
            <w:webHidden/>
          </w:rPr>
          <w:fldChar w:fldCharType="end"/>
        </w:r>
      </w:hyperlink>
    </w:p>
    <w:p w14:paraId="7ABD7B8E" w14:textId="5BB2214D"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8" w:history="1">
        <w:r w:rsidRPr="00001DD2">
          <w:rPr>
            <w:rStyle w:val="Hyperlink"/>
            <w:noProof/>
          </w:rPr>
          <w:t>Code Snippet 3 - Endpoint Authorization</w:t>
        </w:r>
        <w:r>
          <w:rPr>
            <w:noProof/>
            <w:webHidden/>
          </w:rPr>
          <w:tab/>
        </w:r>
        <w:r>
          <w:rPr>
            <w:noProof/>
            <w:webHidden/>
          </w:rPr>
          <w:fldChar w:fldCharType="begin"/>
        </w:r>
        <w:r>
          <w:rPr>
            <w:noProof/>
            <w:webHidden/>
          </w:rPr>
          <w:instrText xml:space="preserve"> PAGEREF _Toc167047948 \h </w:instrText>
        </w:r>
        <w:r>
          <w:rPr>
            <w:noProof/>
            <w:webHidden/>
          </w:rPr>
        </w:r>
        <w:r>
          <w:rPr>
            <w:noProof/>
            <w:webHidden/>
          </w:rPr>
          <w:fldChar w:fldCharType="separate"/>
        </w:r>
        <w:r>
          <w:rPr>
            <w:noProof/>
            <w:webHidden/>
          </w:rPr>
          <w:t>25</w:t>
        </w:r>
        <w:r>
          <w:rPr>
            <w:noProof/>
            <w:webHidden/>
          </w:rPr>
          <w:fldChar w:fldCharType="end"/>
        </w:r>
      </w:hyperlink>
    </w:p>
    <w:p w14:paraId="5239F66A" w14:textId="1BBF25FD"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49" w:history="1">
        <w:r w:rsidRPr="00001DD2">
          <w:rPr>
            <w:rStyle w:val="Hyperlink"/>
            <w:noProof/>
            <w:lang w:val="en-GB"/>
          </w:rPr>
          <w:t>Code Snippet 4 - TLS and HTTP/2 Spring Profile</w:t>
        </w:r>
        <w:r>
          <w:rPr>
            <w:noProof/>
            <w:webHidden/>
          </w:rPr>
          <w:tab/>
        </w:r>
        <w:r>
          <w:rPr>
            <w:noProof/>
            <w:webHidden/>
          </w:rPr>
          <w:fldChar w:fldCharType="begin"/>
        </w:r>
        <w:r>
          <w:rPr>
            <w:noProof/>
            <w:webHidden/>
          </w:rPr>
          <w:instrText xml:space="preserve"> PAGEREF _Toc167047949 \h </w:instrText>
        </w:r>
        <w:r>
          <w:rPr>
            <w:noProof/>
            <w:webHidden/>
          </w:rPr>
        </w:r>
        <w:r>
          <w:rPr>
            <w:noProof/>
            <w:webHidden/>
          </w:rPr>
          <w:fldChar w:fldCharType="separate"/>
        </w:r>
        <w:r>
          <w:rPr>
            <w:noProof/>
            <w:webHidden/>
          </w:rPr>
          <w:t>25</w:t>
        </w:r>
        <w:r>
          <w:rPr>
            <w:noProof/>
            <w:webHidden/>
          </w:rPr>
          <w:fldChar w:fldCharType="end"/>
        </w:r>
      </w:hyperlink>
    </w:p>
    <w:p w14:paraId="14AF15DB" w14:textId="0DC7EF8E"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50" w:history="1">
        <w:r w:rsidRPr="00001DD2">
          <w:rPr>
            <w:rStyle w:val="Hyperlink"/>
            <w:noProof/>
          </w:rPr>
          <w:t>Code Snippet 4 - Password Encryption</w:t>
        </w:r>
        <w:r>
          <w:rPr>
            <w:noProof/>
            <w:webHidden/>
          </w:rPr>
          <w:tab/>
        </w:r>
        <w:r>
          <w:rPr>
            <w:noProof/>
            <w:webHidden/>
          </w:rPr>
          <w:fldChar w:fldCharType="begin"/>
        </w:r>
        <w:r>
          <w:rPr>
            <w:noProof/>
            <w:webHidden/>
          </w:rPr>
          <w:instrText xml:space="preserve"> PAGEREF _Toc167047950 \h </w:instrText>
        </w:r>
        <w:r>
          <w:rPr>
            <w:noProof/>
            <w:webHidden/>
          </w:rPr>
        </w:r>
        <w:r>
          <w:rPr>
            <w:noProof/>
            <w:webHidden/>
          </w:rPr>
          <w:fldChar w:fldCharType="separate"/>
        </w:r>
        <w:r>
          <w:rPr>
            <w:noProof/>
            <w:webHidden/>
          </w:rPr>
          <w:t>26</w:t>
        </w:r>
        <w:r>
          <w:rPr>
            <w:noProof/>
            <w:webHidden/>
          </w:rPr>
          <w:fldChar w:fldCharType="end"/>
        </w:r>
      </w:hyperlink>
    </w:p>
    <w:p w14:paraId="1BE621C4" w14:textId="47B27A13"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51" w:history="1">
        <w:r w:rsidRPr="00001DD2">
          <w:rPr>
            <w:rStyle w:val="Hyperlink"/>
            <w:noProof/>
          </w:rPr>
          <w:t>Code Snippet 5 - Application CI (1)</w:t>
        </w:r>
        <w:r>
          <w:rPr>
            <w:noProof/>
            <w:webHidden/>
          </w:rPr>
          <w:tab/>
        </w:r>
        <w:r>
          <w:rPr>
            <w:noProof/>
            <w:webHidden/>
          </w:rPr>
          <w:fldChar w:fldCharType="begin"/>
        </w:r>
        <w:r>
          <w:rPr>
            <w:noProof/>
            <w:webHidden/>
          </w:rPr>
          <w:instrText xml:space="preserve"> PAGEREF _Toc167047951 \h </w:instrText>
        </w:r>
        <w:r>
          <w:rPr>
            <w:noProof/>
            <w:webHidden/>
          </w:rPr>
        </w:r>
        <w:r>
          <w:rPr>
            <w:noProof/>
            <w:webHidden/>
          </w:rPr>
          <w:fldChar w:fldCharType="separate"/>
        </w:r>
        <w:r>
          <w:rPr>
            <w:noProof/>
            <w:webHidden/>
          </w:rPr>
          <w:t>29</w:t>
        </w:r>
        <w:r>
          <w:rPr>
            <w:noProof/>
            <w:webHidden/>
          </w:rPr>
          <w:fldChar w:fldCharType="end"/>
        </w:r>
      </w:hyperlink>
    </w:p>
    <w:p w14:paraId="66AA2050" w14:textId="4338D435"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52" w:history="1">
        <w:r w:rsidRPr="00001DD2">
          <w:rPr>
            <w:rStyle w:val="Hyperlink"/>
            <w:noProof/>
            <w:lang w:val="en-US"/>
          </w:rPr>
          <w:t>Code Snippet 6 – Application CI (2)</w:t>
        </w:r>
        <w:r>
          <w:rPr>
            <w:noProof/>
            <w:webHidden/>
          </w:rPr>
          <w:tab/>
        </w:r>
        <w:r>
          <w:rPr>
            <w:noProof/>
            <w:webHidden/>
          </w:rPr>
          <w:fldChar w:fldCharType="begin"/>
        </w:r>
        <w:r>
          <w:rPr>
            <w:noProof/>
            <w:webHidden/>
          </w:rPr>
          <w:instrText xml:space="preserve"> PAGEREF _Toc167047952 \h </w:instrText>
        </w:r>
        <w:r>
          <w:rPr>
            <w:noProof/>
            <w:webHidden/>
          </w:rPr>
        </w:r>
        <w:r>
          <w:rPr>
            <w:noProof/>
            <w:webHidden/>
          </w:rPr>
          <w:fldChar w:fldCharType="separate"/>
        </w:r>
        <w:r>
          <w:rPr>
            <w:noProof/>
            <w:webHidden/>
          </w:rPr>
          <w:t>30</w:t>
        </w:r>
        <w:r>
          <w:rPr>
            <w:noProof/>
            <w:webHidden/>
          </w:rPr>
          <w:fldChar w:fldCharType="end"/>
        </w:r>
      </w:hyperlink>
    </w:p>
    <w:p w14:paraId="27A67B2D" w14:textId="53ABF288" w:rsidR="001F1F10" w:rsidRDefault="001F1F10">
      <w:pPr>
        <w:pStyle w:val="TableofFigures"/>
        <w:tabs>
          <w:tab w:val="right" w:leader="dot" w:pos="9350"/>
        </w:tabs>
        <w:rPr>
          <w:rFonts w:eastAsiaTheme="minorEastAsia"/>
          <w:noProof/>
          <w:color w:val="auto"/>
          <w:kern w:val="2"/>
          <w:sz w:val="24"/>
          <w:szCs w:val="24"/>
          <w:lang w:val="en-US" w:eastAsia="en-US"/>
          <w14:ligatures w14:val="standardContextual"/>
        </w:rPr>
      </w:pPr>
      <w:hyperlink w:anchor="_Toc167047953" w:history="1">
        <w:r w:rsidRPr="00001DD2">
          <w:rPr>
            <w:rStyle w:val="Hyperlink"/>
            <w:noProof/>
            <w:lang w:val="en-US"/>
          </w:rPr>
          <w:t>Code Snippet 7 - ZAP Pipeline</w:t>
        </w:r>
        <w:r>
          <w:rPr>
            <w:noProof/>
            <w:webHidden/>
          </w:rPr>
          <w:tab/>
        </w:r>
        <w:r>
          <w:rPr>
            <w:noProof/>
            <w:webHidden/>
          </w:rPr>
          <w:fldChar w:fldCharType="begin"/>
        </w:r>
        <w:r>
          <w:rPr>
            <w:noProof/>
            <w:webHidden/>
          </w:rPr>
          <w:instrText xml:space="preserve"> PAGEREF _Toc167047953 \h </w:instrText>
        </w:r>
        <w:r>
          <w:rPr>
            <w:noProof/>
            <w:webHidden/>
          </w:rPr>
        </w:r>
        <w:r>
          <w:rPr>
            <w:noProof/>
            <w:webHidden/>
          </w:rPr>
          <w:fldChar w:fldCharType="separate"/>
        </w:r>
        <w:r>
          <w:rPr>
            <w:noProof/>
            <w:webHidden/>
          </w:rPr>
          <w:t>32</w:t>
        </w:r>
        <w:r>
          <w:rPr>
            <w:noProof/>
            <w:webHidden/>
          </w:rPr>
          <w:fldChar w:fldCharType="end"/>
        </w:r>
      </w:hyperlink>
    </w:p>
    <w:p w14:paraId="2A91FAED" w14:textId="38D02638" w:rsidR="007D0E37" w:rsidRPr="00A95BA9" w:rsidRDefault="00942BB0" w:rsidP="007D0E37">
      <w:pPr>
        <w:pStyle w:val="Title"/>
        <w:jc w:val="both"/>
      </w:pPr>
      <w:r>
        <w:fldChar w:fldCharType="end"/>
      </w:r>
      <w:r w:rsidR="007D0E37" w:rsidRPr="00A95BA9">
        <w:t xml:space="preserve"> </w:t>
      </w:r>
    </w:p>
    <w:p w14:paraId="02F88CEA" w14:textId="7BD2FE93" w:rsidR="00B57BEF" w:rsidRDefault="0066712E" w:rsidP="00291825">
      <w:pPr>
        <w:pStyle w:val="Heading1"/>
        <w:numPr>
          <w:ilvl w:val="0"/>
          <w:numId w:val="0"/>
        </w:numPr>
        <w:ind w:left="435" w:hanging="435"/>
        <w:jc w:val="both"/>
        <w:rPr>
          <w:lang w:val="en-US"/>
        </w:rPr>
      </w:pPr>
      <w:r w:rsidRPr="00A95BA9">
        <w:br w:type="page"/>
      </w:r>
      <w:bookmarkStart w:id="1" w:name="_Toc164526076"/>
      <w:bookmarkStart w:id="2" w:name="_Toc167047874"/>
      <w:r w:rsidR="00B57BEF" w:rsidRPr="00B57BEF">
        <w:rPr>
          <w:lang w:val="en-US"/>
        </w:rPr>
        <w:t>Document Approval</w:t>
      </w:r>
      <w:bookmarkEnd w:id="1"/>
      <w:bookmarkEnd w:id="2"/>
    </w:p>
    <w:p w14:paraId="14429ED7" w14:textId="77777777" w:rsidR="008A45AB" w:rsidRPr="008A45AB" w:rsidRDefault="008A45AB" w:rsidP="00291825">
      <w:pPr>
        <w:jc w:val="both"/>
        <w:rPr>
          <w:lang w:val="en-US"/>
        </w:rPr>
      </w:pPr>
    </w:p>
    <w:tbl>
      <w:tblPr>
        <w:tblStyle w:val="SyllabusTable-withBorders"/>
        <w:tblW w:w="9350" w:type="dxa"/>
        <w:tblLook w:val="0420" w:firstRow="1" w:lastRow="0" w:firstColumn="0" w:lastColumn="0" w:noHBand="0" w:noVBand="1"/>
      </w:tblPr>
      <w:tblGrid>
        <w:gridCol w:w="3440"/>
        <w:gridCol w:w="2708"/>
        <w:gridCol w:w="3202"/>
      </w:tblGrid>
      <w:tr w:rsidR="0017642A" w14:paraId="58E8061C" w14:textId="77777777" w:rsidTr="00071C3F">
        <w:trPr>
          <w:cnfStyle w:val="100000000000" w:firstRow="1" w:lastRow="0" w:firstColumn="0" w:lastColumn="0" w:oddVBand="0" w:evenVBand="0" w:oddHBand="0" w:evenHBand="0" w:firstRowFirstColumn="0" w:firstRowLastColumn="0" w:lastRowFirstColumn="0" w:lastRowLastColumn="0"/>
          <w:trHeight w:val="651"/>
        </w:trPr>
        <w:tc>
          <w:tcPr>
            <w:tcW w:w="3440" w:type="dxa"/>
          </w:tcPr>
          <w:p w14:paraId="5AD44991" w14:textId="77777777" w:rsidR="0017642A" w:rsidRDefault="0017642A" w:rsidP="00291825">
            <w:pPr>
              <w:ind w:left="0"/>
              <w:jc w:val="both"/>
              <w:rPr>
                <w:lang w:val="en-US"/>
              </w:rPr>
            </w:pPr>
            <w:r>
              <w:rPr>
                <w:lang w:val="en-US"/>
              </w:rPr>
              <w:t>Name</w:t>
            </w:r>
          </w:p>
        </w:tc>
        <w:tc>
          <w:tcPr>
            <w:tcW w:w="2708" w:type="dxa"/>
          </w:tcPr>
          <w:p w14:paraId="19F2D1DC" w14:textId="77777777" w:rsidR="0017642A" w:rsidRDefault="0017642A" w:rsidP="00291825">
            <w:pPr>
              <w:ind w:left="0"/>
              <w:jc w:val="both"/>
              <w:rPr>
                <w:lang w:val="en-US"/>
              </w:rPr>
            </w:pPr>
            <w:r>
              <w:rPr>
                <w:lang w:val="en-US"/>
              </w:rPr>
              <w:t>Date</w:t>
            </w:r>
          </w:p>
        </w:tc>
        <w:tc>
          <w:tcPr>
            <w:tcW w:w="3202" w:type="dxa"/>
          </w:tcPr>
          <w:p w14:paraId="1369B240" w14:textId="77777777" w:rsidR="0017642A" w:rsidRDefault="0017642A" w:rsidP="00291825">
            <w:pPr>
              <w:ind w:left="0"/>
              <w:jc w:val="both"/>
              <w:rPr>
                <w:lang w:val="en-US"/>
              </w:rPr>
            </w:pPr>
            <w:r>
              <w:rPr>
                <w:lang w:val="en-US"/>
              </w:rPr>
              <w:t>Signature</w:t>
            </w:r>
          </w:p>
        </w:tc>
      </w:tr>
      <w:tr w:rsidR="0017642A" w14:paraId="30EABF7F" w14:textId="77777777" w:rsidTr="00071C3F">
        <w:trPr>
          <w:trHeight w:val="651"/>
        </w:trPr>
        <w:tc>
          <w:tcPr>
            <w:tcW w:w="3440" w:type="dxa"/>
          </w:tcPr>
          <w:p w14:paraId="583F373D" w14:textId="70E7EDD3" w:rsidR="0017642A" w:rsidRPr="00F81AAC" w:rsidRDefault="0017642A" w:rsidP="00291825">
            <w:pPr>
              <w:ind w:left="0"/>
              <w:jc w:val="both"/>
              <w:rPr>
                <w:lang w:val="en-US"/>
              </w:rPr>
            </w:pPr>
            <w:r w:rsidRPr="00F81AAC">
              <w:rPr>
                <w:lang w:val="en-US"/>
              </w:rPr>
              <w:t>Rogério Sousa</w:t>
            </w:r>
          </w:p>
        </w:tc>
        <w:tc>
          <w:tcPr>
            <w:tcW w:w="2708" w:type="dxa"/>
          </w:tcPr>
          <w:p w14:paraId="345D0247" w14:textId="67EFC3D7" w:rsidR="0017642A" w:rsidRPr="00F81AAC" w:rsidRDefault="00BB2216" w:rsidP="00291825">
            <w:pPr>
              <w:ind w:left="0"/>
              <w:jc w:val="both"/>
              <w:rPr>
                <w:lang w:val="en-US"/>
              </w:rPr>
            </w:pPr>
            <w:r>
              <w:rPr>
                <w:lang w:val="en-US"/>
              </w:rPr>
              <w:t>19</w:t>
            </w:r>
            <w:r w:rsidR="0017642A" w:rsidRPr="00F81AAC">
              <w:rPr>
                <w:lang w:val="en-US"/>
              </w:rPr>
              <w:t>/0</w:t>
            </w:r>
            <w:r>
              <w:rPr>
                <w:lang w:val="en-US"/>
              </w:rPr>
              <w:t>5</w:t>
            </w:r>
            <w:r w:rsidR="0017642A" w:rsidRPr="00F81AAC">
              <w:rPr>
                <w:lang w:val="en-US"/>
              </w:rPr>
              <w:t>/2024</w:t>
            </w:r>
          </w:p>
        </w:tc>
        <w:tc>
          <w:tcPr>
            <w:tcW w:w="3202" w:type="dxa"/>
          </w:tcPr>
          <w:p w14:paraId="6F2D1E27" w14:textId="124EA260" w:rsidR="0017642A" w:rsidRPr="00F81AAC" w:rsidRDefault="0017642A" w:rsidP="00291825">
            <w:pPr>
              <w:ind w:left="0"/>
              <w:jc w:val="both"/>
              <w:rPr>
                <w:lang w:val="en-US"/>
              </w:rPr>
            </w:pPr>
            <w:r w:rsidRPr="00F81AAC">
              <w:rPr>
                <w:lang w:val="en-US"/>
              </w:rPr>
              <w:t>Rogério Sousa</w:t>
            </w:r>
          </w:p>
        </w:tc>
      </w:tr>
      <w:tr w:rsidR="0017642A" w14:paraId="594D914A" w14:textId="77777777" w:rsidTr="00071C3F">
        <w:trPr>
          <w:trHeight w:val="651"/>
        </w:trPr>
        <w:tc>
          <w:tcPr>
            <w:tcW w:w="3440" w:type="dxa"/>
          </w:tcPr>
          <w:p w14:paraId="38C13265" w14:textId="49941527" w:rsidR="0017642A" w:rsidRDefault="00461B19" w:rsidP="00291825">
            <w:pPr>
              <w:ind w:left="0"/>
              <w:jc w:val="both"/>
              <w:rPr>
                <w:lang w:val="en-US"/>
              </w:rPr>
            </w:pPr>
            <w:r>
              <w:rPr>
                <w:lang w:val="en-US"/>
              </w:rPr>
              <w:t>Óscar Folha</w:t>
            </w:r>
          </w:p>
        </w:tc>
        <w:tc>
          <w:tcPr>
            <w:tcW w:w="2708" w:type="dxa"/>
          </w:tcPr>
          <w:p w14:paraId="19CFB248" w14:textId="50AFFDAC" w:rsidR="0017642A" w:rsidRDefault="00BB2216" w:rsidP="00291825">
            <w:pPr>
              <w:ind w:left="0"/>
              <w:jc w:val="both"/>
              <w:rPr>
                <w:lang w:val="en-US"/>
              </w:rPr>
            </w:pPr>
            <w:r>
              <w:rPr>
                <w:lang w:val="en-US"/>
              </w:rPr>
              <w:t>19</w:t>
            </w:r>
            <w:r w:rsidRPr="00F81AAC">
              <w:rPr>
                <w:lang w:val="en-US"/>
              </w:rPr>
              <w:t>/0</w:t>
            </w:r>
            <w:r>
              <w:rPr>
                <w:lang w:val="en-US"/>
              </w:rPr>
              <w:t>5</w:t>
            </w:r>
            <w:r w:rsidR="00F005C7">
              <w:rPr>
                <w:lang w:val="en-US"/>
              </w:rPr>
              <w:t>/2024</w:t>
            </w:r>
          </w:p>
        </w:tc>
        <w:tc>
          <w:tcPr>
            <w:tcW w:w="3202" w:type="dxa"/>
          </w:tcPr>
          <w:p w14:paraId="4FF73232" w14:textId="316C35DC" w:rsidR="0017642A" w:rsidRDefault="00F005C7" w:rsidP="00291825">
            <w:pPr>
              <w:ind w:left="0"/>
              <w:jc w:val="both"/>
              <w:rPr>
                <w:lang w:val="en-US"/>
              </w:rPr>
            </w:pPr>
            <w:r>
              <w:rPr>
                <w:lang w:val="en-US"/>
              </w:rPr>
              <w:t>Óscar Folha</w:t>
            </w:r>
          </w:p>
        </w:tc>
      </w:tr>
      <w:tr w:rsidR="0017642A" w14:paraId="44C15CEB" w14:textId="77777777" w:rsidTr="00071C3F">
        <w:trPr>
          <w:trHeight w:val="651"/>
        </w:trPr>
        <w:tc>
          <w:tcPr>
            <w:tcW w:w="3440" w:type="dxa"/>
          </w:tcPr>
          <w:p w14:paraId="0FCB97A8" w14:textId="48B7B10C" w:rsidR="0017642A" w:rsidRDefault="00B64BF9" w:rsidP="00291825">
            <w:pPr>
              <w:ind w:left="0"/>
              <w:jc w:val="both"/>
              <w:rPr>
                <w:lang w:val="en-US"/>
              </w:rPr>
            </w:pPr>
            <w:r>
              <w:rPr>
                <w:lang w:val="en-US"/>
              </w:rPr>
              <w:t>Rafael Faísca</w:t>
            </w:r>
          </w:p>
        </w:tc>
        <w:tc>
          <w:tcPr>
            <w:tcW w:w="2708" w:type="dxa"/>
          </w:tcPr>
          <w:p w14:paraId="75E476FB" w14:textId="403C76CA" w:rsidR="0017642A" w:rsidRDefault="00BB2216" w:rsidP="00291825">
            <w:pPr>
              <w:ind w:left="0"/>
              <w:jc w:val="both"/>
              <w:rPr>
                <w:lang w:val="en-US"/>
              </w:rPr>
            </w:pPr>
            <w:r>
              <w:rPr>
                <w:lang w:val="en-US"/>
              </w:rPr>
              <w:t>19</w:t>
            </w:r>
            <w:r w:rsidRPr="00F81AAC">
              <w:rPr>
                <w:lang w:val="en-US"/>
              </w:rPr>
              <w:t>/0</w:t>
            </w:r>
            <w:r>
              <w:rPr>
                <w:lang w:val="en-US"/>
              </w:rPr>
              <w:t>5</w:t>
            </w:r>
            <w:r w:rsidR="00370A93">
              <w:rPr>
                <w:lang w:val="en-US"/>
              </w:rPr>
              <w:t>/2024</w:t>
            </w:r>
          </w:p>
        </w:tc>
        <w:tc>
          <w:tcPr>
            <w:tcW w:w="3202" w:type="dxa"/>
          </w:tcPr>
          <w:p w14:paraId="58B577CA" w14:textId="52B345EF" w:rsidR="0017642A" w:rsidRDefault="00370A93" w:rsidP="00291825">
            <w:pPr>
              <w:ind w:left="0"/>
              <w:jc w:val="both"/>
              <w:rPr>
                <w:lang w:val="en-US"/>
              </w:rPr>
            </w:pPr>
            <w:r>
              <w:rPr>
                <w:lang w:val="en-US"/>
              </w:rPr>
              <w:t>Rafael Faísca</w:t>
            </w:r>
          </w:p>
        </w:tc>
      </w:tr>
      <w:tr w:rsidR="0017642A" w14:paraId="7CBDCBDE" w14:textId="77777777" w:rsidTr="00071C3F">
        <w:trPr>
          <w:trHeight w:val="651"/>
        </w:trPr>
        <w:tc>
          <w:tcPr>
            <w:tcW w:w="3440" w:type="dxa"/>
          </w:tcPr>
          <w:p w14:paraId="491689B9" w14:textId="4A8771EF" w:rsidR="0017642A" w:rsidRDefault="00E37FA0" w:rsidP="00291825">
            <w:pPr>
              <w:ind w:left="0"/>
              <w:jc w:val="both"/>
              <w:rPr>
                <w:lang w:val="en-US"/>
              </w:rPr>
            </w:pPr>
            <w:r>
              <w:rPr>
                <w:lang w:val="en-US"/>
              </w:rPr>
              <w:t>Nuno Marmeleiro</w:t>
            </w:r>
          </w:p>
        </w:tc>
        <w:tc>
          <w:tcPr>
            <w:tcW w:w="2708" w:type="dxa"/>
          </w:tcPr>
          <w:p w14:paraId="3C26CE03" w14:textId="7B079B5C" w:rsidR="0017642A" w:rsidRDefault="00BB2216" w:rsidP="00291825">
            <w:pPr>
              <w:ind w:left="0"/>
              <w:jc w:val="both"/>
              <w:rPr>
                <w:lang w:val="en-US"/>
              </w:rPr>
            </w:pPr>
            <w:r>
              <w:rPr>
                <w:lang w:val="en-US"/>
              </w:rPr>
              <w:t>19</w:t>
            </w:r>
            <w:r w:rsidRPr="00F81AAC">
              <w:rPr>
                <w:lang w:val="en-US"/>
              </w:rPr>
              <w:t>/0</w:t>
            </w:r>
            <w:r>
              <w:rPr>
                <w:lang w:val="en-US"/>
              </w:rPr>
              <w:t>5</w:t>
            </w:r>
            <w:r w:rsidR="00E37FA0">
              <w:rPr>
                <w:lang w:val="en-US"/>
              </w:rPr>
              <w:t>/2024</w:t>
            </w:r>
          </w:p>
        </w:tc>
        <w:tc>
          <w:tcPr>
            <w:tcW w:w="3202" w:type="dxa"/>
          </w:tcPr>
          <w:p w14:paraId="37BA2F85" w14:textId="07989A10" w:rsidR="0017642A" w:rsidRDefault="00E37FA0" w:rsidP="00291825">
            <w:pPr>
              <w:ind w:left="0"/>
              <w:jc w:val="both"/>
              <w:rPr>
                <w:lang w:val="en-US"/>
              </w:rPr>
            </w:pPr>
            <w:r>
              <w:rPr>
                <w:lang w:val="en-US"/>
              </w:rPr>
              <w:t>Nuno Marmeleiro</w:t>
            </w:r>
          </w:p>
        </w:tc>
      </w:tr>
      <w:tr w:rsidR="00E37FA0" w14:paraId="7086AA11" w14:textId="77777777" w:rsidTr="00071C3F">
        <w:trPr>
          <w:trHeight w:val="651"/>
        </w:trPr>
        <w:tc>
          <w:tcPr>
            <w:tcW w:w="3440" w:type="dxa"/>
          </w:tcPr>
          <w:p w14:paraId="49AAC402" w14:textId="46539522" w:rsidR="00E37FA0" w:rsidRDefault="00E37FA0" w:rsidP="00291825">
            <w:pPr>
              <w:ind w:left="0"/>
              <w:jc w:val="both"/>
              <w:rPr>
                <w:lang w:val="en-US"/>
              </w:rPr>
            </w:pPr>
            <w:r>
              <w:rPr>
                <w:lang w:val="en-US"/>
              </w:rPr>
              <w:t>Rafael Oliveira</w:t>
            </w:r>
          </w:p>
        </w:tc>
        <w:tc>
          <w:tcPr>
            <w:tcW w:w="2708" w:type="dxa"/>
          </w:tcPr>
          <w:p w14:paraId="372E5FD0" w14:textId="2E8375A4" w:rsidR="00E37FA0" w:rsidRDefault="00BB2216" w:rsidP="00291825">
            <w:pPr>
              <w:ind w:left="0"/>
              <w:jc w:val="both"/>
              <w:rPr>
                <w:lang w:val="en-US"/>
              </w:rPr>
            </w:pPr>
            <w:r>
              <w:rPr>
                <w:lang w:val="en-US"/>
              </w:rPr>
              <w:t>19</w:t>
            </w:r>
            <w:r w:rsidRPr="00F81AAC">
              <w:rPr>
                <w:lang w:val="en-US"/>
              </w:rPr>
              <w:t>/0</w:t>
            </w:r>
            <w:r>
              <w:rPr>
                <w:lang w:val="en-US"/>
              </w:rPr>
              <w:t>5</w:t>
            </w:r>
            <w:r w:rsidR="00E37FA0">
              <w:rPr>
                <w:lang w:val="en-US"/>
              </w:rPr>
              <w:t>/2024</w:t>
            </w:r>
          </w:p>
        </w:tc>
        <w:tc>
          <w:tcPr>
            <w:tcW w:w="3202" w:type="dxa"/>
          </w:tcPr>
          <w:p w14:paraId="091E754C" w14:textId="79CEEF1F" w:rsidR="00E37FA0" w:rsidRDefault="00E37FA0" w:rsidP="00291825">
            <w:pPr>
              <w:ind w:left="0"/>
              <w:jc w:val="both"/>
              <w:rPr>
                <w:lang w:val="en-US"/>
              </w:rPr>
            </w:pPr>
            <w:r>
              <w:rPr>
                <w:lang w:val="en-US"/>
              </w:rPr>
              <w:t>Rafael Oliveira</w:t>
            </w:r>
          </w:p>
        </w:tc>
      </w:tr>
    </w:tbl>
    <w:p w14:paraId="5C6DC5BC" w14:textId="77777777" w:rsidR="00B57BEF" w:rsidRDefault="00B57BEF" w:rsidP="00A0791F">
      <w:pPr>
        <w:ind w:left="0"/>
        <w:jc w:val="both"/>
        <w:rPr>
          <w:lang w:val="en-US"/>
        </w:rPr>
      </w:pPr>
    </w:p>
    <w:p w14:paraId="5EC21117" w14:textId="77777777" w:rsidR="00235B2B" w:rsidRDefault="00235B2B" w:rsidP="00A0791F">
      <w:pPr>
        <w:ind w:left="0"/>
        <w:jc w:val="both"/>
        <w:rPr>
          <w:lang w:val="en-US"/>
        </w:rPr>
      </w:pPr>
    </w:p>
    <w:p w14:paraId="385C889A" w14:textId="77777777" w:rsidR="00B57BEF" w:rsidRDefault="00B57BEF" w:rsidP="00291825">
      <w:pPr>
        <w:pStyle w:val="Title"/>
        <w:jc w:val="both"/>
        <w:rPr>
          <w:sz w:val="24"/>
          <w:szCs w:val="24"/>
          <w:lang w:val="en-US"/>
        </w:rPr>
      </w:pPr>
      <w:r>
        <w:rPr>
          <w:sz w:val="24"/>
          <w:szCs w:val="24"/>
          <w:lang w:val="en-US"/>
        </w:rPr>
        <w:t>Revision history</w:t>
      </w:r>
    </w:p>
    <w:tbl>
      <w:tblPr>
        <w:tblStyle w:val="ListTable4-Accent1"/>
        <w:tblW w:w="0" w:type="auto"/>
        <w:tblInd w:w="265" w:type="dxa"/>
        <w:tblLook w:val="0420" w:firstRow="1" w:lastRow="0" w:firstColumn="0" w:lastColumn="0" w:noHBand="0" w:noVBand="1"/>
      </w:tblPr>
      <w:tblGrid>
        <w:gridCol w:w="989"/>
        <w:gridCol w:w="1860"/>
        <w:gridCol w:w="4678"/>
        <w:gridCol w:w="1558"/>
      </w:tblGrid>
      <w:tr w:rsidR="00B57BEF" w14:paraId="317E477E" w14:textId="77777777" w:rsidTr="007E06A8">
        <w:trPr>
          <w:cnfStyle w:val="100000000000" w:firstRow="1" w:lastRow="0" w:firstColumn="0" w:lastColumn="0" w:oddVBand="0" w:evenVBand="0" w:oddHBand="0" w:evenHBand="0" w:firstRowFirstColumn="0" w:firstRowLastColumn="0" w:lastRowFirstColumn="0" w:lastRowLastColumn="0"/>
        </w:trPr>
        <w:tc>
          <w:tcPr>
            <w:tcW w:w="989" w:type="dxa"/>
          </w:tcPr>
          <w:p w14:paraId="50F15E40" w14:textId="77777777" w:rsidR="00B57BEF" w:rsidRDefault="00B57BEF" w:rsidP="00291825">
            <w:pPr>
              <w:ind w:left="0"/>
              <w:jc w:val="both"/>
              <w:rPr>
                <w:lang w:val="en-US"/>
              </w:rPr>
            </w:pPr>
            <w:r>
              <w:rPr>
                <w:lang w:val="en-US"/>
              </w:rPr>
              <w:t>Version</w:t>
            </w:r>
          </w:p>
        </w:tc>
        <w:tc>
          <w:tcPr>
            <w:tcW w:w="1860" w:type="dxa"/>
          </w:tcPr>
          <w:p w14:paraId="56B9A314" w14:textId="77777777" w:rsidR="00B57BEF" w:rsidRDefault="00B57BEF" w:rsidP="00291825">
            <w:pPr>
              <w:ind w:left="0"/>
              <w:jc w:val="both"/>
              <w:rPr>
                <w:lang w:val="en-US"/>
              </w:rPr>
            </w:pPr>
            <w:r>
              <w:rPr>
                <w:lang w:val="en-US"/>
              </w:rPr>
              <w:t>Author</w:t>
            </w:r>
          </w:p>
        </w:tc>
        <w:tc>
          <w:tcPr>
            <w:tcW w:w="4678" w:type="dxa"/>
          </w:tcPr>
          <w:p w14:paraId="2AB20A56" w14:textId="77777777" w:rsidR="00B57BEF" w:rsidRDefault="00B57BEF" w:rsidP="00291825">
            <w:pPr>
              <w:ind w:left="0"/>
              <w:jc w:val="both"/>
              <w:rPr>
                <w:lang w:val="en-US"/>
              </w:rPr>
            </w:pPr>
            <w:r>
              <w:rPr>
                <w:lang w:val="en-US"/>
              </w:rPr>
              <w:t>Description</w:t>
            </w:r>
          </w:p>
        </w:tc>
        <w:tc>
          <w:tcPr>
            <w:tcW w:w="1558" w:type="dxa"/>
          </w:tcPr>
          <w:p w14:paraId="0B435771" w14:textId="77777777" w:rsidR="00B57BEF" w:rsidRDefault="00B57BEF" w:rsidP="00291825">
            <w:pPr>
              <w:ind w:left="0"/>
              <w:jc w:val="both"/>
              <w:rPr>
                <w:lang w:val="en-US"/>
              </w:rPr>
            </w:pPr>
            <w:r>
              <w:rPr>
                <w:lang w:val="en-US"/>
              </w:rPr>
              <w:t>Date</w:t>
            </w:r>
          </w:p>
        </w:tc>
      </w:tr>
      <w:tr w:rsidR="00B57BEF" w14:paraId="1A4CD18B" w14:textId="77777777" w:rsidTr="007E06A8">
        <w:trPr>
          <w:cnfStyle w:val="000000100000" w:firstRow="0" w:lastRow="0" w:firstColumn="0" w:lastColumn="0" w:oddVBand="0" w:evenVBand="0" w:oddHBand="1" w:evenHBand="0" w:firstRowFirstColumn="0" w:firstRowLastColumn="0" w:lastRowFirstColumn="0" w:lastRowLastColumn="0"/>
        </w:trPr>
        <w:tc>
          <w:tcPr>
            <w:tcW w:w="989" w:type="dxa"/>
          </w:tcPr>
          <w:p w14:paraId="54898483" w14:textId="27EEEFA3" w:rsidR="00B57BEF" w:rsidRPr="0066712E" w:rsidRDefault="005376C3" w:rsidP="00291825">
            <w:pPr>
              <w:ind w:left="0"/>
              <w:jc w:val="both"/>
              <w:rPr>
                <w:sz w:val="20"/>
                <w:szCs w:val="20"/>
                <w:lang w:val="en-US"/>
              </w:rPr>
            </w:pPr>
            <w:r>
              <w:rPr>
                <w:sz w:val="20"/>
                <w:szCs w:val="20"/>
                <w:lang w:val="en-US"/>
              </w:rPr>
              <w:t>1.0</w:t>
            </w:r>
          </w:p>
        </w:tc>
        <w:tc>
          <w:tcPr>
            <w:tcW w:w="1860" w:type="dxa"/>
          </w:tcPr>
          <w:p w14:paraId="3AAD8A54" w14:textId="4CA00BFF" w:rsidR="00B57BEF" w:rsidRPr="0066712E" w:rsidRDefault="0010360D" w:rsidP="00291825">
            <w:pPr>
              <w:ind w:left="0"/>
              <w:jc w:val="both"/>
              <w:rPr>
                <w:sz w:val="20"/>
                <w:szCs w:val="20"/>
                <w:lang w:val="en-US"/>
              </w:rPr>
            </w:pPr>
            <w:r>
              <w:rPr>
                <w:sz w:val="20"/>
                <w:szCs w:val="20"/>
                <w:lang w:val="en-US"/>
              </w:rPr>
              <w:t>Everyone</w:t>
            </w:r>
          </w:p>
        </w:tc>
        <w:tc>
          <w:tcPr>
            <w:tcW w:w="4678" w:type="dxa"/>
          </w:tcPr>
          <w:p w14:paraId="2EA09235" w14:textId="0C339489" w:rsidR="00B57BEF" w:rsidRPr="0066712E" w:rsidRDefault="0010360D" w:rsidP="00291825">
            <w:pPr>
              <w:ind w:left="0"/>
              <w:jc w:val="both"/>
              <w:rPr>
                <w:sz w:val="20"/>
                <w:szCs w:val="20"/>
                <w:lang w:val="en-US"/>
              </w:rPr>
            </w:pPr>
            <w:r>
              <w:rPr>
                <w:sz w:val="20"/>
                <w:szCs w:val="20"/>
                <w:lang w:val="en-US"/>
              </w:rPr>
              <w:t>Final Version</w:t>
            </w:r>
          </w:p>
        </w:tc>
        <w:tc>
          <w:tcPr>
            <w:tcW w:w="1558" w:type="dxa"/>
          </w:tcPr>
          <w:p w14:paraId="6115BEFD" w14:textId="58040775" w:rsidR="00B57BEF" w:rsidRPr="0066712E" w:rsidRDefault="005376C3" w:rsidP="00291825">
            <w:pPr>
              <w:ind w:left="0"/>
              <w:jc w:val="both"/>
              <w:rPr>
                <w:sz w:val="20"/>
                <w:szCs w:val="20"/>
                <w:lang w:val="en-US"/>
              </w:rPr>
            </w:pPr>
            <w:r>
              <w:rPr>
                <w:sz w:val="20"/>
                <w:szCs w:val="20"/>
                <w:lang w:val="en-US"/>
              </w:rPr>
              <w:t>1</w:t>
            </w:r>
            <w:r w:rsidR="0010360D">
              <w:rPr>
                <w:sz w:val="20"/>
                <w:szCs w:val="20"/>
                <w:lang w:val="en-US"/>
              </w:rPr>
              <w:t>9</w:t>
            </w:r>
            <w:r w:rsidR="007E06A8">
              <w:rPr>
                <w:sz w:val="20"/>
                <w:szCs w:val="20"/>
                <w:lang w:val="en-US"/>
              </w:rPr>
              <w:t>-</w:t>
            </w:r>
            <w:r>
              <w:rPr>
                <w:sz w:val="20"/>
                <w:szCs w:val="20"/>
                <w:lang w:val="en-US"/>
              </w:rPr>
              <w:t>0</w:t>
            </w:r>
            <w:r w:rsidR="0010360D">
              <w:rPr>
                <w:sz w:val="20"/>
                <w:szCs w:val="20"/>
                <w:lang w:val="en-US"/>
              </w:rPr>
              <w:t>5</w:t>
            </w:r>
            <w:r w:rsidR="007E06A8">
              <w:rPr>
                <w:sz w:val="20"/>
                <w:szCs w:val="20"/>
                <w:lang w:val="en-US"/>
              </w:rPr>
              <w:t>-202</w:t>
            </w:r>
            <w:r>
              <w:rPr>
                <w:sz w:val="20"/>
                <w:szCs w:val="20"/>
                <w:lang w:val="en-US"/>
              </w:rPr>
              <w:t>4</w:t>
            </w:r>
          </w:p>
        </w:tc>
      </w:tr>
    </w:tbl>
    <w:p w14:paraId="32D55588" w14:textId="77777777" w:rsidR="00B57BEF" w:rsidRDefault="00B57BEF" w:rsidP="00291825">
      <w:pPr>
        <w:jc w:val="both"/>
        <w:rPr>
          <w:lang w:val="en-US"/>
        </w:rPr>
      </w:pPr>
    </w:p>
    <w:p w14:paraId="3D3F0398" w14:textId="77777777" w:rsidR="00B57BEF" w:rsidRDefault="00B57BEF" w:rsidP="00291825">
      <w:pPr>
        <w:jc w:val="both"/>
        <w:rPr>
          <w:lang w:val="en-US"/>
        </w:rPr>
      </w:pPr>
    </w:p>
    <w:p w14:paraId="3579B91C" w14:textId="77777777" w:rsidR="00B57BEF" w:rsidRDefault="00B57BEF" w:rsidP="00291825">
      <w:pPr>
        <w:jc w:val="both"/>
        <w:rPr>
          <w:lang w:val="en-US"/>
        </w:rPr>
      </w:pPr>
    </w:p>
    <w:p w14:paraId="5553EE1F" w14:textId="211601F7" w:rsidR="001B4740" w:rsidRPr="00466BA1" w:rsidRDefault="00B57BEF" w:rsidP="00291825">
      <w:pPr>
        <w:pStyle w:val="Heading1"/>
        <w:jc w:val="both"/>
      </w:pPr>
      <w:r w:rsidRPr="00527B2F">
        <w:rPr>
          <w:lang w:val="en-US"/>
        </w:rPr>
        <w:br w:type="page"/>
      </w:r>
      <w:bookmarkStart w:id="3" w:name="_Toc164526077"/>
      <w:bookmarkStart w:id="4" w:name="_Toc167047875"/>
      <w:r w:rsidR="001B4740" w:rsidRPr="00466BA1">
        <w:t>Introduction</w:t>
      </w:r>
      <w:bookmarkEnd w:id="3"/>
      <w:bookmarkEnd w:id="4"/>
    </w:p>
    <w:p w14:paraId="0FE2EEBC" w14:textId="77777777" w:rsidR="002A3C30" w:rsidRDefault="001B4740" w:rsidP="00291825">
      <w:pPr>
        <w:pStyle w:val="Heading1"/>
        <w:numPr>
          <w:ilvl w:val="1"/>
          <w:numId w:val="2"/>
        </w:numPr>
        <w:jc w:val="both"/>
      </w:pPr>
      <w:bookmarkStart w:id="5" w:name="_Toc164526078"/>
      <w:bookmarkStart w:id="6" w:name="_Toc167047876"/>
      <w:r w:rsidRPr="00E16C06">
        <w:t>Purpose</w:t>
      </w:r>
      <w:bookmarkEnd w:id="5"/>
      <w:bookmarkEnd w:id="6"/>
    </w:p>
    <w:p w14:paraId="45731D9C" w14:textId="72C28954" w:rsidR="004757BB" w:rsidRPr="004757BB" w:rsidRDefault="004757BB" w:rsidP="00781332">
      <w:pPr>
        <w:jc w:val="both"/>
        <w:rPr>
          <w:lang w:val="en-US"/>
        </w:rPr>
      </w:pPr>
      <w:r w:rsidRPr="004757BB">
        <w:rPr>
          <w:lang w:val="en-US"/>
        </w:rPr>
        <w:t xml:space="preserve">This document serves the purpose </w:t>
      </w:r>
      <w:r w:rsidR="00F77C8D" w:rsidRPr="004757BB">
        <w:rPr>
          <w:lang w:val="en-US"/>
        </w:rPr>
        <w:t>of documenting</w:t>
      </w:r>
      <w:r w:rsidRPr="004757BB">
        <w:rPr>
          <w:lang w:val="en-US"/>
        </w:rPr>
        <w:t xml:space="preserve"> certain aspects of the application developed in this sprint 1, the pipeline and the </w:t>
      </w:r>
      <w:r>
        <w:rPr>
          <w:lang w:val="en-US"/>
        </w:rPr>
        <w:t>method</w:t>
      </w:r>
      <w:r w:rsidRPr="004757BB">
        <w:rPr>
          <w:lang w:val="en-US"/>
        </w:rPr>
        <w:t xml:space="preserve"> of work.</w:t>
      </w:r>
    </w:p>
    <w:p w14:paraId="00F7D003" w14:textId="0609FAD7" w:rsidR="004757BB" w:rsidRPr="004757BB" w:rsidRDefault="004757BB" w:rsidP="00781332">
      <w:pPr>
        <w:jc w:val="both"/>
        <w:rPr>
          <w:lang w:val="en-US"/>
        </w:rPr>
      </w:pPr>
      <w:r w:rsidRPr="004757BB">
        <w:rPr>
          <w:lang w:val="en-US"/>
        </w:rPr>
        <w:t>In this sprint 1, the start of the implementation phase of secure software development life cycle was the main objective.</w:t>
      </w:r>
    </w:p>
    <w:p w14:paraId="4ABDDE31" w14:textId="058DAF72" w:rsidR="004757BB" w:rsidRPr="004757BB" w:rsidRDefault="004757BB" w:rsidP="00781332">
      <w:pPr>
        <w:jc w:val="both"/>
        <w:rPr>
          <w:lang w:val="en-US"/>
        </w:rPr>
      </w:pPr>
      <w:r w:rsidRPr="004757BB">
        <w:rPr>
          <w:lang w:val="en-US"/>
        </w:rPr>
        <w:t xml:space="preserve">In more detail, sprint 1 aims to develop some use cases of the application documented before, development of the application pipeline having in mind security with tools described before to </w:t>
      </w:r>
      <w:r w:rsidR="00F77C8D" w:rsidRPr="004757BB">
        <w:rPr>
          <w:lang w:val="en-US"/>
        </w:rPr>
        <w:t>achieve</w:t>
      </w:r>
      <w:r w:rsidRPr="004757BB">
        <w:rPr>
          <w:lang w:val="en-US"/>
        </w:rPr>
        <w:t xml:space="preserve"> SAST, DAST and </w:t>
      </w:r>
      <w:r w:rsidR="00412325">
        <w:rPr>
          <w:lang w:val="en-US"/>
        </w:rPr>
        <w:t>SCA</w:t>
      </w:r>
      <w:r w:rsidRPr="004757BB">
        <w:rPr>
          <w:lang w:val="en-US"/>
        </w:rPr>
        <w:t>.</w:t>
      </w:r>
    </w:p>
    <w:p w14:paraId="1E6A89FD" w14:textId="7101DEE8" w:rsidR="004757BB" w:rsidRPr="004757BB" w:rsidRDefault="004757BB" w:rsidP="00781332">
      <w:pPr>
        <w:jc w:val="both"/>
        <w:rPr>
          <w:lang w:val="en-US"/>
        </w:rPr>
      </w:pPr>
      <w:r w:rsidRPr="004757BB">
        <w:rPr>
          <w:lang w:val="en-US"/>
        </w:rPr>
        <w:t>It was also configured some properties in terms of security, such as using https.</w:t>
      </w:r>
    </w:p>
    <w:p w14:paraId="192FB3E0" w14:textId="77777777" w:rsidR="00B65F1E" w:rsidRDefault="001B4740" w:rsidP="00291825">
      <w:pPr>
        <w:pStyle w:val="Heading1"/>
        <w:numPr>
          <w:ilvl w:val="1"/>
          <w:numId w:val="2"/>
        </w:numPr>
        <w:jc w:val="both"/>
      </w:pPr>
      <w:bookmarkStart w:id="7" w:name="_Toc164526079"/>
      <w:bookmarkStart w:id="8" w:name="_Toc167047877"/>
      <w:r>
        <w:t>Document conventions</w:t>
      </w:r>
      <w:bookmarkEnd w:id="7"/>
      <w:bookmarkEnd w:id="8"/>
    </w:p>
    <w:p w14:paraId="5A4B4D4F" w14:textId="77777777" w:rsidR="007C3394" w:rsidRDefault="007C3394" w:rsidP="00664836">
      <w:pPr>
        <w:jc w:val="both"/>
        <w:rPr>
          <w:lang w:val="en-US"/>
        </w:rPr>
      </w:pPr>
      <w:r w:rsidRPr="007C3394">
        <w:rPr>
          <w:lang w:val="en-US"/>
        </w:rPr>
        <w:t xml:space="preserve">For the development of this document some conventions were followed, such as: </w:t>
      </w:r>
    </w:p>
    <w:p w14:paraId="1287A2AD" w14:textId="4D104D04" w:rsidR="003B4FF5" w:rsidRPr="00127B85" w:rsidRDefault="007C3394" w:rsidP="00664836">
      <w:pPr>
        <w:pStyle w:val="ListParagraph"/>
        <w:numPr>
          <w:ilvl w:val="0"/>
          <w:numId w:val="4"/>
        </w:numPr>
        <w:jc w:val="both"/>
        <w:rPr>
          <w:sz w:val="48"/>
          <w:szCs w:val="48"/>
          <w:lang w:val="en-GB"/>
        </w:rPr>
      </w:pPr>
      <w:r w:rsidRPr="002215A7">
        <w:rPr>
          <w:lang w:val="en-US"/>
        </w:rPr>
        <w:t xml:space="preserve">IEEE bibliographic citation </w:t>
      </w:r>
      <w:r w:rsidRPr="00506DB7">
        <w:rPr>
          <w:lang w:val="en-US"/>
        </w:rPr>
        <w:t>style</w:t>
      </w:r>
      <w:r w:rsidRPr="002215A7">
        <w:rPr>
          <w:lang w:val="en-US"/>
        </w:rPr>
        <w:t xml:space="preserve">. </w:t>
      </w:r>
      <w:r w:rsidR="002215A7" w:rsidRPr="002215A7">
        <w:rPr>
          <w:lang w:val="en-US"/>
        </w:rPr>
        <w:t xml:space="preserve"> </w:t>
      </w:r>
    </w:p>
    <w:p w14:paraId="7B592B8E" w14:textId="3AE242F5" w:rsidR="007C3394" w:rsidRPr="007C3394" w:rsidRDefault="007C3394" w:rsidP="00664836">
      <w:pPr>
        <w:pStyle w:val="ListParagraph"/>
        <w:numPr>
          <w:ilvl w:val="0"/>
          <w:numId w:val="4"/>
        </w:numPr>
        <w:jc w:val="both"/>
        <w:rPr>
          <w:lang w:val="en-US"/>
        </w:rPr>
      </w:pPr>
      <w:r w:rsidRPr="007C3394">
        <w:rPr>
          <w:lang w:val="en-US"/>
        </w:rPr>
        <w:t>For the development of domain</w:t>
      </w:r>
      <w:r>
        <w:rPr>
          <w:lang w:val="en-US"/>
        </w:rPr>
        <w:t xml:space="preserve"> </w:t>
      </w:r>
      <w:r w:rsidR="00C6339E">
        <w:rPr>
          <w:lang w:val="en-US"/>
        </w:rPr>
        <w:t>models</w:t>
      </w:r>
      <w:r w:rsidRPr="007C3394">
        <w:rPr>
          <w:lang w:val="en-US"/>
        </w:rPr>
        <w:t xml:space="preserve">, </w:t>
      </w:r>
      <w:r w:rsidR="00CF4B3F">
        <w:rPr>
          <w:lang w:val="en-US"/>
        </w:rPr>
        <w:t>logical data model</w:t>
      </w:r>
      <w:r w:rsidRPr="007C3394">
        <w:rPr>
          <w:lang w:val="en-US"/>
        </w:rPr>
        <w:t xml:space="preserve"> and use case diagrams</w:t>
      </w:r>
      <w:r w:rsidR="00CF4B3F">
        <w:rPr>
          <w:lang w:val="en-US"/>
        </w:rPr>
        <w:t xml:space="preserve"> it was used </w:t>
      </w:r>
      <w:r w:rsidRPr="007C3394">
        <w:rPr>
          <w:lang w:val="en-US"/>
        </w:rPr>
        <w:t>the Unified Modeling Language (UML) notatio</w:t>
      </w:r>
      <w:r w:rsidR="00CF4B3F">
        <w:rPr>
          <w:lang w:val="en-US"/>
        </w:rPr>
        <w:t>n</w:t>
      </w:r>
      <w:r w:rsidRPr="007C3394">
        <w:rPr>
          <w:lang w:val="en-US"/>
        </w:rPr>
        <w:t>.</w:t>
      </w:r>
      <w:r w:rsidR="005B0DB8">
        <w:rPr>
          <w:lang w:val="en-US"/>
        </w:rPr>
        <w:t xml:space="preserve"> </w:t>
      </w:r>
      <w:sdt>
        <w:sdtPr>
          <w:rPr>
            <w:lang w:val="en-US"/>
          </w:rPr>
          <w:id w:val="2131422864"/>
          <w:citation/>
        </w:sdtPr>
        <w:sdtEndPr/>
        <w:sdtContent>
          <w:r w:rsidR="005B0DB8">
            <w:rPr>
              <w:lang w:val="en-US"/>
            </w:rPr>
            <w:fldChar w:fldCharType="begin"/>
          </w:r>
          <w:r w:rsidR="005B0DB8">
            <w:rPr>
              <w:lang w:val="en-US"/>
            </w:rPr>
            <w:instrText xml:space="preserve"> CITATION Obj23 \l 1033 </w:instrText>
          </w:r>
          <w:r w:rsidR="005B0DB8">
            <w:rPr>
              <w:lang w:val="en-US"/>
            </w:rPr>
            <w:fldChar w:fldCharType="separate"/>
          </w:r>
          <w:r w:rsidR="001F1F10" w:rsidRPr="001F1F10">
            <w:rPr>
              <w:noProof/>
              <w:lang w:val="en-US"/>
            </w:rPr>
            <w:t>[1]</w:t>
          </w:r>
          <w:r w:rsidR="005B0DB8">
            <w:rPr>
              <w:lang w:val="en-US"/>
            </w:rPr>
            <w:fldChar w:fldCharType="end"/>
          </w:r>
        </w:sdtContent>
      </w:sdt>
    </w:p>
    <w:p w14:paraId="4D46CAF0" w14:textId="5D1B5BEC" w:rsidR="00603649" w:rsidRPr="00603649" w:rsidRDefault="00852C45" w:rsidP="00B3399D">
      <w:pPr>
        <w:pStyle w:val="Heading1"/>
        <w:numPr>
          <w:ilvl w:val="1"/>
          <w:numId w:val="2"/>
        </w:numPr>
        <w:rPr>
          <w:lang w:val="en-US"/>
        </w:rPr>
      </w:pPr>
      <w:bookmarkStart w:id="9" w:name="_Toc167047878"/>
      <w:r>
        <w:rPr>
          <w:lang w:val="en-US"/>
        </w:rPr>
        <w:t xml:space="preserve">Business </w:t>
      </w:r>
      <w:r w:rsidR="00760FA2">
        <w:rPr>
          <w:lang w:val="en-US"/>
        </w:rPr>
        <w:t>Logic – What is TruckMotion?</w:t>
      </w:r>
      <w:bookmarkEnd w:id="9"/>
      <w:r w:rsidR="00760FA2">
        <w:rPr>
          <w:lang w:val="en-US"/>
        </w:rPr>
        <w:t xml:space="preserve"> </w:t>
      </w:r>
    </w:p>
    <w:p w14:paraId="20AD54B2" w14:textId="7491A763" w:rsidR="00B3399D" w:rsidRPr="00B3399D" w:rsidRDefault="00B3399D" w:rsidP="008D0031">
      <w:pPr>
        <w:jc w:val="both"/>
        <w:rPr>
          <w:lang w:val="en-US"/>
        </w:rPr>
      </w:pPr>
      <w:r w:rsidRPr="00B3399D">
        <w:rPr>
          <w:lang w:val="en-US"/>
        </w:rPr>
        <w:t xml:space="preserve">TruckMotion is an application designed for package delivery management. </w:t>
      </w:r>
      <w:r w:rsidR="00C66263">
        <w:rPr>
          <w:lang w:val="en-US"/>
        </w:rPr>
        <w:t>Customer</w:t>
      </w:r>
      <w:r w:rsidR="0034422B">
        <w:rPr>
          <w:lang w:val="en-US"/>
        </w:rPr>
        <w:t>s</w:t>
      </w:r>
      <w:r w:rsidRPr="00B3399D">
        <w:rPr>
          <w:lang w:val="en-US"/>
        </w:rPr>
        <w:t xml:space="preserve"> request deliveries through the app and managers assign these requests to the most suitable drivers to ensure packages are delivered to the correct destinations.</w:t>
      </w:r>
    </w:p>
    <w:p w14:paraId="34970316" w14:textId="3DF9FC07" w:rsidR="00B3399D" w:rsidRPr="00B3399D" w:rsidRDefault="00C66263" w:rsidP="008D0031">
      <w:pPr>
        <w:jc w:val="both"/>
        <w:rPr>
          <w:lang w:val="en-US"/>
        </w:rPr>
      </w:pPr>
      <w:r>
        <w:rPr>
          <w:lang w:val="en-US"/>
        </w:rPr>
        <w:t>Customer</w:t>
      </w:r>
      <w:r w:rsidR="0034422B">
        <w:rPr>
          <w:lang w:val="en-US"/>
        </w:rPr>
        <w:t>s</w:t>
      </w:r>
      <w:r w:rsidR="00B3399D" w:rsidRPr="00B3399D">
        <w:rPr>
          <w:lang w:val="en-US"/>
        </w:rPr>
        <w:t xml:space="preserve"> enter personal information such as their name, email, and birthdate, and can connect multiple locations to their account. They also provide information about the companies they work for. Managers assign service requests to drivers and manage accounts. Drivers receive their assignments from managers, carry out the delivery and provide proof of delivery with a photo </w:t>
      </w:r>
      <w:r w:rsidR="00C6339E" w:rsidRPr="00B3399D">
        <w:rPr>
          <w:lang w:val="en-US"/>
        </w:rPr>
        <w:t>of</w:t>
      </w:r>
      <w:r w:rsidR="00B3399D" w:rsidRPr="00B3399D">
        <w:rPr>
          <w:lang w:val="en-US"/>
        </w:rPr>
        <w:t xml:space="preserve"> the destination.</w:t>
      </w:r>
    </w:p>
    <w:p w14:paraId="205E3557" w14:textId="35BABDBA" w:rsidR="00B3399D" w:rsidRPr="00B3399D" w:rsidRDefault="00B3399D" w:rsidP="008D0031">
      <w:pPr>
        <w:jc w:val="both"/>
        <w:rPr>
          <w:lang w:val="en-US"/>
        </w:rPr>
      </w:pPr>
      <w:r w:rsidRPr="00B3399D">
        <w:rPr>
          <w:lang w:val="en-US"/>
        </w:rPr>
        <w:t xml:space="preserve">When </w:t>
      </w:r>
      <w:r w:rsidR="00C66263">
        <w:rPr>
          <w:lang w:val="en-US"/>
        </w:rPr>
        <w:t>customer</w:t>
      </w:r>
      <w:r w:rsidR="0034422B">
        <w:rPr>
          <w:lang w:val="en-US"/>
        </w:rPr>
        <w:t>s</w:t>
      </w:r>
      <w:r w:rsidRPr="00B3399D">
        <w:rPr>
          <w:lang w:val="en-US"/>
        </w:rPr>
        <w:t xml:space="preserve"> request a delivery, they provide details like the service name, total weight of the items</w:t>
      </w:r>
      <w:r w:rsidR="002513F8">
        <w:rPr>
          <w:lang w:val="en-US"/>
        </w:rPr>
        <w:t xml:space="preserve"> and </w:t>
      </w:r>
      <w:r w:rsidRPr="00B3399D">
        <w:rPr>
          <w:lang w:val="en-US"/>
        </w:rPr>
        <w:t>expected delivery date. The status of a service can be active, finished, canceled</w:t>
      </w:r>
      <w:r w:rsidR="00B40455" w:rsidRPr="00B3399D">
        <w:rPr>
          <w:lang w:val="en-US"/>
        </w:rPr>
        <w:t>,</w:t>
      </w:r>
      <w:r w:rsidRPr="00B3399D">
        <w:rPr>
          <w:lang w:val="en-US"/>
        </w:rPr>
        <w:t xml:space="preserve"> or pending, which </w:t>
      </w:r>
      <w:r w:rsidR="00C66263">
        <w:rPr>
          <w:lang w:val="en-US"/>
        </w:rPr>
        <w:t>customer</w:t>
      </w:r>
      <w:r w:rsidR="0034422B">
        <w:rPr>
          <w:lang w:val="en-US"/>
        </w:rPr>
        <w:t>s</w:t>
      </w:r>
      <w:r w:rsidRPr="00B3399D">
        <w:rPr>
          <w:lang w:val="en-US"/>
        </w:rPr>
        <w:t xml:space="preserve"> can monitor through the app. Drivers update the status as they transport packages, marking a service as finished upon delivery.</w:t>
      </w:r>
    </w:p>
    <w:p w14:paraId="0DE7312E" w14:textId="13575566" w:rsidR="00B3399D" w:rsidRDefault="00B3399D" w:rsidP="008D0031">
      <w:pPr>
        <w:jc w:val="both"/>
        <w:rPr>
          <w:lang w:val="en-US"/>
        </w:rPr>
      </w:pPr>
      <w:r w:rsidRPr="00B3399D">
        <w:rPr>
          <w:lang w:val="en-US"/>
        </w:rPr>
        <w:t xml:space="preserve">TruckMotion ensures smooth package delivery operations, offering a system for </w:t>
      </w:r>
      <w:r w:rsidR="00C66263">
        <w:rPr>
          <w:lang w:val="en-US"/>
        </w:rPr>
        <w:t>customer</w:t>
      </w:r>
      <w:r w:rsidRPr="00B3399D">
        <w:rPr>
          <w:lang w:val="en-US"/>
        </w:rPr>
        <w:t>s to request services, managers to assign tasks and drivers to complete deliveries with proof of arrival.</w:t>
      </w:r>
    </w:p>
    <w:p w14:paraId="0371BE89" w14:textId="779A0545" w:rsidR="005A6478" w:rsidRDefault="005A6478" w:rsidP="005A6478">
      <w:pPr>
        <w:pStyle w:val="Heading1"/>
        <w:numPr>
          <w:ilvl w:val="1"/>
          <w:numId w:val="2"/>
        </w:numPr>
        <w:rPr>
          <w:lang w:val="en-US"/>
        </w:rPr>
      </w:pPr>
      <w:bookmarkStart w:id="10" w:name="_Toc167047879"/>
      <w:r>
        <w:rPr>
          <w:lang w:val="en-US"/>
        </w:rPr>
        <w:t>Run the Application</w:t>
      </w:r>
      <w:bookmarkEnd w:id="10"/>
    </w:p>
    <w:p w14:paraId="01465C64" w14:textId="0A057E04" w:rsidR="005A6478" w:rsidRPr="005A6478" w:rsidRDefault="005A6478" w:rsidP="00F91180">
      <w:pPr>
        <w:jc w:val="both"/>
        <w:rPr>
          <w:lang w:val="en-US"/>
        </w:rPr>
      </w:pPr>
      <w:r w:rsidRPr="005A6478">
        <w:rPr>
          <w:lang w:val="en-US"/>
        </w:rPr>
        <w:t xml:space="preserve">Node is needed and used to create scripts for the </w:t>
      </w:r>
      <w:r w:rsidR="004B6CB4" w:rsidRPr="005A6478">
        <w:rPr>
          <w:lang w:val="en-US"/>
        </w:rPr>
        <w:t>management</w:t>
      </w:r>
      <w:r w:rsidRPr="005A6478">
        <w:rPr>
          <w:lang w:val="en-US"/>
        </w:rPr>
        <w:t xml:space="preserve"> of the application.</w:t>
      </w:r>
    </w:p>
    <w:p w14:paraId="0353221A" w14:textId="77777777" w:rsidR="005A6478" w:rsidRPr="005A6478" w:rsidRDefault="005A6478" w:rsidP="00F91180">
      <w:pPr>
        <w:jc w:val="both"/>
        <w:rPr>
          <w:lang w:val="en-US"/>
        </w:rPr>
      </w:pPr>
    </w:p>
    <w:p w14:paraId="416941EE" w14:textId="1CFDD807" w:rsidR="005A6478" w:rsidRPr="005A6478" w:rsidRDefault="005A6478" w:rsidP="00F91180">
      <w:pPr>
        <w:jc w:val="both"/>
        <w:rPr>
          <w:lang w:val="en-US"/>
        </w:rPr>
      </w:pPr>
      <w:r w:rsidRPr="005A6478">
        <w:rPr>
          <w:lang w:val="en-US"/>
        </w:rPr>
        <w:t xml:space="preserve">The backend application is run locally by writing the </w:t>
      </w:r>
      <w:proofErr w:type="gramStart"/>
      <w:r w:rsidRPr="005A6478">
        <w:rPr>
          <w:lang w:val="en-US"/>
        </w:rPr>
        <w:t xml:space="preserve">command </w:t>
      </w:r>
      <w:r w:rsidRPr="00C65206">
        <w:rPr>
          <w:b/>
          <w:bCs/>
          <w:i/>
          <w:iCs/>
          <w:lang w:val="en-US"/>
        </w:rPr>
        <w:t>.</w:t>
      </w:r>
      <w:proofErr w:type="gramEnd"/>
      <w:r w:rsidRPr="00C65206">
        <w:rPr>
          <w:b/>
          <w:bCs/>
          <w:i/>
          <w:iCs/>
          <w:lang w:val="en-US"/>
        </w:rPr>
        <w:t>/mvnw</w:t>
      </w:r>
      <w:r w:rsidRPr="005A6478">
        <w:rPr>
          <w:lang w:val="en-US"/>
        </w:rPr>
        <w:t xml:space="preserve">, however, it is intended to start the application with </w:t>
      </w:r>
      <w:r w:rsidRPr="00C65206">
        <w:rPr>
          <w:b/>
          <w:bCs/>
          <w:i/>
          <w:iCs/>
          <w:lang w:val="en-US"/>
        </w:rPr>
        <w:t>./mvnw "-Pdev,tls"</w:t>
      </w:r>
      <w:r w:rsidRPr="005A6478">
        <w:rPr>
          <w:lang w:val="en-US"/>
        </w:rPr>
        <w:t xml:space="preserve"> so we have our TLS profile running.</w:t>
      </w:r>
    </w:p>
    <w:p w14:paraId="47868525" w14:textId="23CFE76B" w:rsidR="005A6478" w:rsidRDefault="005A6478" w:rsidP="00F91180">
      <w:pPr>
        <w:jc w:val="both"/>
        <w:rPr>
          <w:lang w:val="en-US"/>
        </w:rPr>
      </w:pPr>
      <w:r w:rsidRPr="005A6478">
        <w:rPr>
          <w:lang w:val="en-US"/>
        </w:rPr>
        <w:t xml:space="preserve">For the </w:t>
      </w:r>
      <w:r w:rsidR="004B6CB4" w:rsidRPr="005A6478">
        <w:rPr>
          <w:lang w:val="en-US"/>
        </w:rPr>
        <w:t>front end</w:t>
      </w:r>
      <w:r w:rsidRPr="005A6478">
        <w:rPr>
          <w:lang w:val="en-US"/>
        </w:rPr>
        <w:t xml:space="preserve">, the application is run by the command </w:t>
      </w:r>
      <w:r w:rsidRPr="00C65206">
        <w:rPr>
          <w:b/>
          <w:bCs/>
          <w:i/>
          <w:iCs/>
          <w:lang w:val="en-US"/>
        </w:rPr>
        <w:t xml:space="preserve">npm run </w:t>
      </w:r>
      <w:proofErr w:type="gramStart"/>
      <w:r w:rsidRPr="00C65206">
        <w:rPr>
          <w:b/>
          <w:bCs/>
          <w:i/>
          <w:iCs/>
          <w:lang w:val="en-US"/>
        </w:rPr>
        <w:t>webapp:dev</w:t>
      </w:r>
      <w:r w:rsidRPr="005A6478">
        <w:rPr>
          <w:lang w:val="en-US"/>
        </w:rPr>
        <w:t>.</w:t>
      </w:r>
      <w:proofErr w:type="gramEnd"/>
    </w:p>
    <w:p w14:paraId="589FCF3E" w14:textId="003A8E0B" w:rsidR="004B6CB4" w:rsidRDefault="004B6CB4" w:rsidP="004B6CB4">
      <w:pPr>
        <w:pStyle w:val="Heading1"/>
        <w:numPr>
          <w:ilvl w:val="1"/>
          <w:numId w:val="2"/>
        </w:numPr>
        <w:rPr>
          <w:lang w:val="en-US"/>
        </w:rPr>
      </w:pPr>
      <w:bookmarkStart w:id="11" w:name="_Toc167047880"/>
      <w:r>
        <w:rPr>
          <w:lang w:val="en-US"/>
        </w:rPr>
        <w:t>Accomplished</w:t>
      </w:r>
      <w:bookmarkEnd w:id="11"/>
    </w:p>
    <w:p w14:paraId="2D16326D" w14:textId="32E205BF" w:rsidR="004B6CB4" w:rsidRPr="004B6CB4" w:rsidRDefault="004B6CB4" w:rsidP="00F91180">
      <w:pPr>
        <w:jc w:val="both"/>
        <w:rPr>
          <w:lang w:val="en-US"/>
        </w:rPr>
      </w:pPr>
      <w:r w:rsidRPr="004B6CB4">
        <w:rPr>
          <w:lang w:val="en-US"/>
        </w:rPr>
        <w:t>Some basic U</w:t>
      </w:r>
      <w:r w:rsidR="005E4018">
        <w:rPr>
          <w:lang w:val="en-US"/>
        </w:rPr>
        <w:t>se Cases</w:t>
      </w:r>
      <w:r w:rsidRPr="004B6CB4">
        <w:rPr>
          <w:lang w:val="en-US"/>
        </w:rPr>
        <w:t xml:space="preserve"> implementation </w:t>
      </w:r>
      <w:r w:rsidR="005E4018" w:rsidRPr="004B6CB4">
        <w:rPr>
          <w:lang w:val="en-US"/>
        </w:rPr>
        <w:t>was</w:t>
      </w:r>
      <w:r w:rsidRPr="004B6CB4">
        <w:rPr>
          <w:lang w:val="en-US"/>
        </w:rPr>
        <w:t xml:space="preserve"> accomplished, such as creation/edition of users, service requests, transports </w:t>
      </w:r>
      <w:r w:rsidR="005E4018" w:rsidRPr="004B6CB4">
        <w:rPr>
          <w:lang w:val="en-US"/>
        </w:rPr>
        <w:t>and</w:t>
      </w:r>
      <w:r w:rsidRPr="004B6CB4">
        <w:rPr>
          <w:lang w:val="en-US"/>
        </w:rPr>
        <w:t xml:space="preserve"> the development of the pipeline using SonarQube, OWASP ZAP and </w:t>
      </w:r>
      <w:r w:rsidR="005E4018" w:rsidRPr="004B6CB4">
        <w:rPr>
          <w:lang w:val="en-US"/>
        </w:rPr>
        <w:t>running</w:t>
      </w:r>
      <w:r w:rsidRPr="004B6CB4">
        <w:rPr>
          <w:lang w:val="en-US"/>
        </w:rPr>
        <w:t xml:space="preserve"> the tests developed for the application. Achieving the use of some tools of SAST and IAST. </w:t>
      </w:r>
      <w:r w:rsidR="00845A07" w:rsidRPr="004B6CB4">
        <w:rPr>
          <w:lang w:val="en-US"/>
        </w:rPr>
        <w:t>Finally,</w:t>
      </w:r>
      <w:r w:rsidRPr="004B6CB4">
        <w:rPr>
          <w:lang w:val="en-US"/>
        </w:rPr>
        <w:t xml:space="preserve"> the pipeline also does the deployment in a free service available online.</w:t>
      </w:r>
    </w:p>
    <w:p w14:paraId="73E8CE5B" w14:textId="2AB4023B" w:rsidR="004B6CB4" w:rsidRPr="004B6CB4" w:rsidRDefault="004B6CB4" w:rsidP="00F91180">
      <w:pPr>
        <w:jc w:val="both"/>
        <w:rPr>
          <w:lang w:val="en-US"/>
        </w:rPr>
      </w:pPr>
      <w:r w:rsidRPr="004B6CB4">
        <w:rPr>
          <w:lang w:val="en-US"/>
        </w:rPr>
        <w:t xml:space="preserve">Adding to this, the security configuration was also </w:t>
      </w:r>
      <w:r w:rsidR="00845A07" w:rsidRPr="004B6CB4">
        <w:rPr>
          <w:lang w:val="en-US"/>
        </w:rPr>
        <w:t>achieved</w:t>
      </w:r>
      <w:r w:rsidRPr="004B6CB4">
        <w:rPr>
          <w:lang w:val="en-US"/>
        </w:rPr>
        <w:t>, including the authorization, authentication and encrypt algorithms for sensible data, such as passwords.</w:t>
      </w:r>
    </w:p>
    <w:p w14:paraId="5B21E311" w14:textId="22CAAE4B" w:rsidR="003676DD" w:rsidRDefault="00861E9D" w:rsidP="00B67ED6">
      <w:pPr>
        <w:pStyle w:val="Heading1"/>
      </w:pPr>
      <w:bookmarkStart w:id="12" w:name="_Toc167047881"/>
      <w:bookmarkEnd w:id="0"/>
      <w:r>
        <w:t>Domain-Driven Design</w:t>
      </w:r>
      <w:bookmarkEnd w:id="12"/>
    </w:p>
    <w:p w14:paraId="4191AF8B" w14:textId="6D873D88" w:rsidR="0009301B" w:rsidRPr="00C92A71" w:rsidRDefault="0009301B" w:rsidP="008D0031">
      <w:pPr>
        <w:jc w:val="both"/>
        <w:rPr>
          <w:lang w:val="en-US"/>
        </w:rPr>
      </w:pPr>
      <w:r w:rsidRPr="0009301B">
        <w:rPr>
          <w:lang w:val="en-US"/>
        </w:rPr>
        <w:t>The Domain-Driven Design D</w:t>
      </w:r>
      <w:r>
        <w:rPr>
          <w:lang w:val="en-US"/>
        </w:rPr>
        <w:t>iagram is represented in</w:t>
      </w:r>
      <w:r w:rsidR="00C92A71">
        <w:rPr>
          <w:lang w:val="en-US"/>
        </w:rPr>
        <w:t xml:space="preserve"> </w:t>
      </w:r>
      <w:r w:rsidR="00C92A71">
        <w:rPr>
          <w:lang w:val="en-US"/>
        </w:rPr>
        <w:fldChar w:fldCharType="begin"/>
      </w:r>
      <w:r w:rsidR="00C92A71">
        <w:rPr>
          <w:lang w:val="en-US"/>
        </w:rPr>
        <w:instrText xml:space="preserve"> REF _Ref164614282 \h </w:instrText>
      </w:r>
      <w:r w:rsidR="00C92A71">
        <w:rPr>
          <w:lang w:val="en-US"/>
        </w:rPr>
      </w:r>
      <w:r w:rsidR="00C92A71">
        <w:rPr>
          <w:lang w:val="en-US"/>
        </w:rPr>
        <w:fldChar w:fldCharType="separate"/>
      </w:r>
      <w:r w:rsidR="001F1F10" w:rsidRPr="00D25302">
        <w:rPr>
          <w:lang w:val="en-US"/>
        </w:rPr>
        <w:t xml:space="preserve">Figure </w:t>
      </w:r>
      <w:r w:rsidR="001F1F10">
        <w:rPr>
          <w:noProof/>
          <w:lang w:val="en-US"/>
        </w:rPr>
        <w:t>1</w:t>
      </w:r>
      <w:r w:rsidR="00C92A71">
        <w:rPr>
          <w:lang w:val="en-US"/>
        </w:rPr>
        <w:fldChar w:fldCharType="end"/>
      </w:r>
      <w:r w:rsidR="00333D79" w:rsidRPr="00C92A71">
        <w:rPr>
          <w:lang w:val="en-US"/>
        </w:rPr>
        <w:t>.</w:t>
      </w:r>
    </w:p>
    <w:p w14:paraId="0A69BF3F" w14:textId="77777777" w:rsidR="002827F8" w:rsidRDefault="002827F8" w:rsidP="002827F8">
      <w:pPr>
        <w:keepNext/>
        <w:jc w:val="center"/>
      </w:pPr>
      <w:r>
        <w:rPr>
          <w:noProof/>
        </w:rPr>
        <w:drawing>
          <wp:inline distT="0" distB="0" distL="0" distR="0" wp14:anchorId="4EAEF117" wp14:editId="061E7FA4">
            <wp:extent cx="5943600" cy="3522345"/>
            <wp:effectExtent l="0" t="0" r="0" b="1905"/>
            <wp:docPr id="1035396261" name="Picture 4"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96261" name="Picture 4" descr="A diagram of a 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22345"/>
                    </a:xfrm>
                    <a:prstGeom prst="rect">
                      <a:avLst/>
                    </a:prstGeom>
                    <a:noFill/>
                    <a:ln>
                      <a:noFill/>
                    </a:ln>
                  </pic:spPr>
                </pic:pic>
              </a:graphicData>
            </a:graphic>
          </wp:inline>
        </w:drawing>
      </w:r>
    </w:p>
    <w:p w14:paraId="0D52EB27" w14:textId="32D0A66E" w:rsidR="00A34E83" w:rsidRPr="00906302" w:rsidRDefault="002827F8" w:rsidP="002827F8">
      <w:pPr>
        <w:pStyle w:val="Caption"/>
        <w:jc w:val="center"/>
        <w:rPr>
          <w:lang w:val="en-GB"/>
        </w:rPr>
      </w:pPr>
      <w:bookmarkStart w:id="13" w:name="_Ref164614282"/>
      <w:bookmarkStart w:id="14" w:name="_Toc167047919"/>
      <w:r w:rsidRPr="00D25302">
        <w:rPr>
          <w:lang w:val="en-US"/>
        </w:rPr>
        <w:t xml:space="preserve">Figure </w:t>
      </w:r>
      <w:r>
        <w:fldChar w:fldCharType="begin"/>
      </w:r>
      <w:r w:rsidRPr="00D25302">
        <w:rPr>
          <w:lang w:val="en-US"/>
        </w:rPr>
        <w:instrText xml:space="preserve"> SEQ Figure \* ARABIC </w:instrText>
      </w:r>
      <w:r>
        <w:fldChar w:fldCharType="separate"/>
      </w:r>
      <w:r w:rsidR="001F1F10">
        <w:rPr>
          <w:noProof/>
          <w:lang w:val="en-US"/>
        </w:rPr>
        <w:t>1</w:t>
      </w:r>
      <w:r>
        <w:fldChar w:fldCharType="end"/>
      </w:r>
      <w:bookmarkEnd w:id="13"/>
      <w:r w:rsidRPr="00D25302">
        <w:rPr>
          <w:lang w:val="en-US"/>
        </w:rPr>
        <w:t xml:space="preserve"> - Domain-Driven Design Diagram</w:t>
      </w:r>
      <w:bookmarkEnd w:id="14"/>
    </w:p>
    <w:p w14:paraId="4BCB960F" w14:textId="102B7DED" w:rsidR="00333D79" w:rsidRDefault="007C5C71" w:rsidP="008D0031">
      <w:pPr>
        <w:jc w:val="both"/>
        <w:rPr>
          <w:lang w:val="en-US"/>
        </w:rPr>
      </w:pPr>
      <w:r>
        <w:rPr>
          <w:lang w:val="en-US"/>
        </w:rPr>
        <w:t xml:space="preserve">The Manager is responsible for creating Drivers and </w:t>
      </w:r>
      <w:r w:rsidR="00C66263">
        <w:rPr>
          <w:lang w:val="en-US"/>
        </w:rPr>
        <w:t>Customer</w:t>
      </w:r>
      <w:r w:rsidR="0034422B">
        <w:rPr>
          <w:lang w:val="en-US"/>
        </w:rPr>
        <w:t>s</w:t>
      </w:r>
      <w:r>
        <w:rPr>
          <w:lang w:val="en-US"/>
        </w:rPr>
        <w:t xml:space="preserve"> accounts</w:t>
      </w:r>
      <w:r w:rsidR="00C1224F">
        <w:rPr>
          <w:lang w:val="en-US"/>
        </w:rPr>
        <w:t xml:space="preserve"> and generally manage</w:t>
      </w:r>
      <w:r w:rsidR="000B7ED0">
        <w:rPr>
          <w:lang w:val="en-US"/>
        </w:rPr>
        <w:t>s</w:t>
      </w:r>
      <w:r w:rsidR="00C1224F">
        <w:rPr>
          <w:lang w:val="en-US"/>
        </w:rPr>
        <w:t xml:space="preserve"> the application</w:t>
      </w:r>
      <w:r w:rsidR="00186781">
        <w:rPr>
          <w:lang w:val="en-US"/>
        </w:rPr>
        <w:t>.</w:t>
      </w:r>
      <w:r w:rsidR="00E30162">
        <w:rPr>
          <w:lang w:val="en-US"/>
        </w:rPr>
        <w:t xml:space="preserve"> The </w:t>
      </w:r>
      <w:r w:rsidR="00C66263">
        <w:rPr>
          <w:lang w:val="en-US"/>
        </w:rPr>
        <w:t>Customer</w:t>
      </w:r>
      <w:r w:rsidR="0034422B">
        <w:rPr>
          <w:lang w:val="en-US"/>
        </w:rPr>
        <w:t>s</w:t>
      </w:r>
      <w:r w:rsidR="00E30162">
        <w:rPr>
          <w:lang w:val="en-US"/>
        </w:rPr>
        <w:t xml:space="preserve"> asks for Services to be delivered at the Location desired and the Manager assigns a Driver with a Truck already assigned to </w:t>
      </w:r>
      <w:r w:rsidR="004F19B1">
        <w:rPr>
          <w:lang w:val="en-US"/>
        </w:rPr>
        <w:t xml:space="preserve">execute the Transport of the </w:t>
      </w:r>
      <w:r w:rsidR="00C66263">
        <w:rPr>
          <w:lang w:val="en-US"/>
        </w:rPr>
        <w:t>Customer</w:t>
      </w:r>
      <w:r w:rsidR="004F19B1">
        <w:rPr>
          <w:lang w:val="en-US"/>
        </w:rPr>
        <w:t>’s Service</w:t>
      </w:r>
      <w:r w:rsidR="00754027">
        <w:rPr>
          <w:lang w:val="en-US"/>
        </w:rPr>
        <w:t>.</w:t>
      </w:r>
      <w:r w:rsidR="00A75054">
        <w:rPr>
          <w:lang w:val="en-US"/>
        </w:rPr>
        <w:t xml:space="preserve"> Finalizing the Transport, the </w:t>
      </w:r>
      <w:r w:rsidR="00AA497C">
        <w:rPr>
          <w:lang w:val="en-US"/>
        </w:rPr>
        <w:t xml:space="preserve">Driver updates the Service Status </w:t>
      </w:r>
      <w:r w:rsidR="003020BF">
        <w:rPr>
          <w:lang w:val="en-US"/>
        </w:rPr>
        <w:t>to Finished.</w:t>
      </w:r>
    </w:p>
    <w:p w14:paraId="1F91CD07" w14:textId="6768D8C4" w:rsidR="00081BF8" w:rsidRDefault="00844CB1" w:rsidP="008D0031">
      <w:pPr>
        <w:jc w:val="both"/>
        <w:rPr>
          <w:lang w:val="en-US"/>
        </w:rPr>
      </w:pPr>
      <w:r>
        <w:rPr>
          <w:lang w:val="en-US"/>
        </w:rPr>
        <w:t xml:space="preserve">It is visible </w:t>
      </w:r>
      <w:r w:rsidR="002F7EFC">
        <w:rPr>
          <w:lang w:val="en-US"/>
        </w:rPr>
        <w:t>eight Aggregates:</w:t>
      </w:r>
    </w:p>
    <w:p w14:paraId="43AEA3A8" w14:textId="35DF7221" w:rsidR="002F7EFC" w:rsidRDefault="008D1093" w:rsidP="008E17FD">
      <w:pPr>
        <w:pStyle w:val="ListParagraph"/>
        <w:numPr>
          <w:ilvl w:val="0"/>
          <w:numId w:val="5"/>
        </w:numPr>
        <w:jc w:val="both"/>
        <w:rPr>
          <w:lang w:val="en-US"/>
        </w:rPr>
      </w:pPr>
      <w:r>
        <w:rPr>
          <w:lang w:val="en-US"/>
        </w:rPr>
        <w:t xml:space="preserve">User – composed with User </w:t>
      </w:r>
      <w:r w:rsidR="00231C99">
        <w:rPr>
          <w:lang w:val="en-US"/>
        </w:rPr>
        <w:t>entity and Gender Enum</w:t>
      </w:r>
      <w:r w:rsidR="00C6339E">
        <w:rPr>
          <w:lang w:val="en-US"/>
        </w:rPr>
        <w:t>.</w:t>
      </w:r>
    </w:p>
    <w:p w14:paraId="2CDB63B1" w14:textId="4ADFEB83" w:rsidR="00E108ED" w:rsidRDefault="00E108ED" w:rsidP="008E17FD">
      <w:pPr>
        <w:pStyle w:val="ListParagraph"/>
        <w:numPr>
          <w:ilvl w:val="0"/>
          <w:numId w:val="5"/>
        </w:numPr>
        <w:jc w:val="both"/>
        <w:rPr>
          <w:lang w:val="en-US"/>
        </w:rPr>
      </w:pPr>
      <w:r>
        <w:rPr>
          <w:lang w:val="en-US"/>
        </w:rPr>
        <w:t>Truck – composed with Truck entity</w:t>
      </w:r>
      <w:r w:rsidR="00C6339E">
        <w:rPr>
          <w:lang w:val="en-US"/>
        </w:rPr>
        <w:t>.</w:t>
      </w:r>
    </w:p>
    <w:p w14:paraId="43D69FDC" w14:textId="6461ED59" w:rsidR="00E108ED" w:rsidRDefault="00B31E61" w:rsidP="008E17FD">
      <w:pPr>
        <w:pStyle w:val="ListParagraph"/>
        <w:numPr>
          <w:ilvl w:val="0"/>
          <w:numId w:val="5"/>
        </w:numPr>
        <w:jc w:val="both"/>
        <w:rPr>
          <w:lang w:val="en-US"/>
        </w:rPr>
      </w:pPr>
      <w:r>
        <w:rPr>
          <w:lang w:val="en-US"/>
        </w:rPr>
        <w:t>Driver - composed with Driver entity</w:t>
      </w:r>
      <w:r w:rsidR="00C6339E">
        <w:rPr>
          <w:lang w:val="en-US"/>
        </w:rPr>
        <w:t>.</w:t>
      </w:r>
    </w:p>
    <w:p w14:paraId="04CB0356" w14:textId="0C859539" w:rsidR="00B31E61" w:rsidRDefault="00E54827" w:rsidP="008E17FD">
      <w:pPr>
        <w:pStyle w:val="ListParagraph"/>
        <w:numPr>
          <w:ilvl w:val="0"/>
          <w:numId w:val="5"/>
        </w:numPr>
        <w:jc w:val="both"/>
        <w:rPr>
          <w:lang w:val="en-US"/>
        </w:rPr>
      </w:pPr>
      <w:r>
        <w:rPr>
          <w:lang w:val="en-US"/>
        </w:rPr>
        <w:t xml:space="preserve">Transport - composed </w:t>
      </w:r>
      <w:r w:rsidR="00C6339E">
        <w:rPr>
          <w:lang w:val="en-US"/>
        </w:rPr>
        <w:t>of the Transport</w:t>
      </w:r>
      <w:r>
        <w:rPr>
          <w:lang w:val="en-US"/>
        </w:rPr>
        <w:t xml:space="preserve"> entity</w:t>
      </w:r>
      <w:r w:rsidR="00C6339E">
        <w:rPr>
          <w:lang w:val="en-US"/>
        </w:rPr>
        <w:t>.</w:t>
      </w:r>
    </w:p>
    <w:p w14:paraId="635414DB" w14:textId="390A726D" w:rsidR="00E54827" w:rsidRDefault="00D71395" w:rsidP="008E17FD">
      <w:pPr>
        <w:pStyle w:val="ListParagraph"/>
        <w:numPr>
          <w:ilvl w:val="0"/>
          <w:numId w:val="5"/>
        </w:numPr>
        <w:jc w:val="both"/>
        <w:rPr>
          <w:lang w:val="en-US"/>
        </w:rPr>
      </w:pPr>
      <w:r>
        <w:rPr>
          <w:lang w:val="en-US"/>
        </w:rPr>
        <w:t xml:space="preserve">Service - composed </w:t>
      </w:r>
      <w:r w:rsidR="00C6339E">
        <w:rPr>
          <w:lang w:val="en-US"/>
        </w:rPr>
        <w:t>of</w:t>
      </w:r>
      <w:r>
        <w:rPr>
          <w:lang w:val="en-US"/>
        </w:rPr>
        <w:t xml:space="preserve"> Service and ServiceStatus entities and the Status Enum</w:t>
      </w:r>
      <w:r w:rsidR="00C6339E">
        <w:rPr>
          <w:lang w:val="en-US"/>
        </w:rPr>
        <w:t>.</w:t>
      </w:r>
    </w:p>
    <w:p w14:paraId="5220C178" w14:textId="4E9D93AF" w:rsidR="00D71395" w:rsidRDefault="00F603EC" w:rsidP="008E17FD">
      <w:pPr>
        <w:pStyle w:val="ListParagraph"/>
        <w:numPr>
          <w:ilvl w:val="0"/>
          <w:numId w:val="5"/>
        </w:numPr>
        <w:jc w:val="both"/>
        <w:rPr>
          <w:lang w:val="en-US"/>
        </w:rPr>
      </w:pPr>
      <w:r>
        <w:rPr>
          <w:lang w:val="en-US"/>
        </w:rPr>
        <w:t>Location - composed with Location entity</w:t>
      </w:r>
      <w:r w:rsidR="00C6339E">
        <w:rPr>
          <w:lang w:val="en-US"/>
        </w:rPr>
        <w:t>.</w:t>
      </w:r>
    </w:p>
    <w:p w14:paraId="30F5C1CA" w14:textId="4797B26D" w:rsidR="00F603EC" w:rsidRDefault="00F603EC" w:rsidP="008E17FD">
      <w:pPr>
        <w:pStyle w:val="ListParagraph"/>
        <w:numPr>
          <w:ilvl w:val="0"/>
          <w:numId w:val="5"/>
        </w:numPr>
        <w:jc w:val="both"/>
        <w:rPr>
          <w:lang w:val="en-US"/>
        </w:rPr>
      </w:pPr>
      <w:r>
        <w:rPr>
          <w:lang w:val="en-US"/>
        </w:rPr>
        <w:t>Manager – composed with Manager entity</w:t>
      </w:r>
      <w:r w:rsidR="00C6339E">
        <w:rPr>
          <w:lang w:val="en-US"/>
        </w:rPr>
        <w:t>.</w:t>
      </w:r>
    </w:p>
    <w:p w14:paraId="3E04E3FC" w14:textId="682AE3DA" w:rsidR="00F603EC" w:rsidRDefault="00C66263" w:rsidP="008E17FD">
      <w:pPr>
        <w:pStyle w:val="ListParagraph"/>
        <w:numPr>
          <w:ilvl w:val="0"/>
          <w:numId w:val="5"/>
        </w:numPr>
        <w:jc w:val="both"/>
        <w:rPr>
          <w:lang w:val="en-US"/>
        </w:rPr>
      </w:pPr>
      <w:r>
        <w:rPr>
          <w:lang w:val="en-US"/>
        </w:rPr>
        <w:t>Customer</w:t>
      </w:r>
      <w:r w:rsidR="00F603EC">
        <w:rPr>
          <w:lang w:val="en-US"/>
        </w:rPr>
        <w:t xml:space="preserve"> - composed with </w:t>
      </w:r>
      <w:r>
        <w:rPr>
          <w:lang w:val="en-US"/>
        </w:rPr>
        <w:t>Customer</w:t>
      </w:r>
      <w:r w:rsidR="00F603EC">
        <w:rPr>
          <w:lang w:val="en-US"/>
        </w:rPr>
        <w:t xml:space="preserve"> entity.</w:t>
      </w:r>
    </w:p>
    <w:p w14:paraId="12119081" w14:textId="77777777" w:rsidR="00845A07" w:rsidRDefault="00845A07" w:rsidP="00845A07">
      <w:pPr>
        <w:jc w:val="both"/>
        <w:rPr>
          <w:lang w:val="en-US"/>
        </w:rPr>
      </w:pPr>
    </w:p>
    <w:p w14:paraId="40D78F23" w14:textId="7D57B5E1" w:rsidR="00845A07" w:rsidRDefault="00845A07" w:rsidP="00664836">
      <w:pPr>
        <w:pStyle w:val="Heading1"/>
        <w:numPr>
          <w:ilvl w:val="1"/>
          <w:numId w:val="2"/>
        </w:numPr>
        <w:jc w:val="both"/>
        <w:rPr>
          <w:lang w:val="en-US"/>
        </w:rPr>
      </w:pPr>
      <w:bookmarkStart w:id="15" w:name="_Toc167047882"/>
      <w:r>
        <w:rPr>
          <w:lang w:val="en-US"/>
        </w:rPr>
        <w:t>Application of DDD</w:t>
      </w:r>
      <w:bookmarkEnd w:id="15"/>
    </w:p>
    <w:p w14:paraId="672A632C" w14:textId="11A57965" w:rsidR="00845A07" w:rsidRPr="00845A07" w:rsidRDefault="00845A07" w:rsidP="00CC176E">
      <w:pPr>
        <w:jc w:val="both"/>
        <w:rPr>
          <w:lang w:val="en-US"/>
        </w:rPr>
      </w:pPr>
      <w:r w:rsidRPr="00845A07">
        <w:rPr>
          <w:lang w:val="en-US"/>
        </w:rPr>
        <w:t>As it was used JHipster to generate the application, the Domain-driven Design (DDD) wasn't implemented initially because one con about JHipster is that it is not compatible with this methodology.</w:t>
      </w:r>
    </w:p>
    <w:p w14:paraId="602B7303" w14:textId="77777777" w:rsidR="00845A07" w:rsidRDefault="00845A07" w:rsidP="00CC176E">
      <w:pPr>
        <w:jc w:val="both"/>
        <w:rPr>
          <w:lang w:val="en-US"/>
        </w:rPr>
      </w:pPr>
      <w:r w:rsidRPr="00845A07">
        <w:rPr>
          <w:lang w:val="en-US"/>
        </w:rPr>
        <w:t xml:space="preserve">So, there were made some changes on the application </w:t>
      </w:r>
      <w:proofErr w:type="gramStart"/>
      <w:r w:rsidRPr="00845A07">
        <w:rPr>
          <w:lang w:val="en-US"/>
        </w:rPr>
        <w:t>in order to</w:t>
      </w:r>
      <w:proofErr w:type="gramEnd"/>
      <w:r w:rsidRPr="00845A07">
        <w:rPr>
          <w:lang w:val="en-US"/>
        </w:rPr>
        <w:t xml:space="preserve"> have DDD applied on it:</w:t>
      </w:r>
    </w:p>
    <w:p w14:paraId="77462879" w14:textId="15ECE928" w:rsidR="00845A07" w:rsidRDefault="00845A07" w:rsidP="00CC176E">
      <w:pPr>
        <w:pStyle w:val="ListParagraph"/>
        <w:numPr>
          <w:ilvl w:val="0"/>
          <w:numId w:val="7"/>
        </w:numPr>
        <w:jc w:val="both"/>
        <w:rPr>
          <w:lang w:val="en-US"/>
        </w:rPr>
      </w:pPr>
      <w:r>
        <w:rPr>
          <w:lang w:val="en-US"/>
        </w:rPr>
        <w:t>Resource Classes to Controller</w:t>
      </w:r>
    </w:p>
    <w:p w14:paraId="2C18273D" w14:textId="19C5ABA7" w:rsidR="00845A07" w:rsidRDefault="00845A07" w:rsidP="00CC176E">
      <w:pPr>
        <w:pStyle w:val="ListParagraph"/>
        <w:numPr>
          <w:ilvl w:val="1"/>
          <w:numId w:val="7"/>
        </w:numPr>
        <w:jc w:val="both"/>
        <w:rPr>
          <w:lang w:val="en-US"/>
        </w:rPr>
      </w:pPr>
      <w:r w:rsidRPr="00845A07">
        <w:rPr>
          <w:lang w:val="en-US"/>
        </w:rPr>
        <w:t xml:space="preserve">JHipster generates Resource classes instead of Controllers, so those classes </w:t>
      </w:r>
      <w:proofErr w:type="gramStart"/>
      <w:r w:rsidRPr="00845A07">
        <w:rPr>
          <w:lang w:val="en-US"/>
        </w:rPr>
        <w:t>was</w:t>
      </w:r>
      <w:proofErr w:type="gramEnd"/>
      <w:r w:rsidRPr="00845A07">
        <w:rPr>
          <w:lang w:val="en-US"/>
        </w:rPr>
        <w:t xml:space="preserve"> changed to Controller.</w:t>
      </w:r>
    </w:p>
    <w:p w14:paraId="2D364D7A" w14:textId="4E45C911" w:rsidR="00845A07" w:rsidRDefault="00845A07" w:rsidP="00CC176E">
      <w:pPr>
        <w:pStyle w:val="ListParagraph"/>
        <w:numPr>
          <w:ilvl w:val="0"/>
          <w:numId w:val="7"/>
        </w:numPr>
        <w:jc w:val="both"/>
        <w:rPr>
          <w:lang w:val="en-US"/>
        </w:rPr>
      </w:pPr>
      <w:r w:rsidRPr="00845A07">
        <w:rPr>
          <w:lang w:val="en-US"/>
        </w:rPr>
        <w:t>Repositories interfaces</w:t>
      </w:r>
    </w:p>
    <w:p w14:paraId="155C22DB" w14:textId="509B872A" w:rsidR="00845A07" w:rsidRDefault="00845A07" w:rsidP="00CC176E">
      <w:pPr>
        <w:pStyle w:val="ListParagraph"/>
        <w:numPr>
          <w:ilvl w:val="1"/>
          <w:numId w:val="7"/>
        </w:numPr>
        <w:jc w:val="both"/>
        <w:rPr>
          <w:lang w:val="en-US"/>
        </w:rPr>
      </w:pPr>
      <w:r w:rsidRPr="00845A07">
        <w:rPr>
          <w:lang w:val="en-US"/>
        </w:rPr>
        <w:t xml:space="preserve">It </w:t>
      </w:r>
      <w:proofErr w:type="gramStart"/>
      <w:r w:rsidRPr="00845A07">
        <w:rPr>
          <w:lang w:val="en-US"/>
        </w:rPr>
        <w:t>was created</w:t>
      </w:r>
      <w:proofErr w:type="gramEnd"/>
      <w:r w:rsidRPr="00845A07">
        <w:rPr>
          <w:lang w:val="en-US"/>
        </w:rPr>
        <w:t xml:space="preserve"> interfaces </w:t>
      </w:r>
      <w:r w:rsidR="00603EA4" w:rsidRPr="00845A07">
        <w:rPr>
          <w:lang w:val="en-US"/>
        </w:rPr>
        <w:t>to</w:t>
      </w:r>
      <w:r w:rsidRPr="00845A07">
        <w:rPr>
          <w:lang w:val="en-US"/>
        </w:rPr>
        <w:t xml:space="preserve"> have a standardized interface for each Entity Root.</w:t>
      </w:r>
    </w:p>
    <w:p w14:paraId="4C9E17BB" w14:textId="4316DF7D" w:rsidR="00845A07" w:rsidRDefault="00845A07" w:rsidP="00CC176E">
      <w:pPr>
        <w:pStyle w:val="ListParagraph"/>
        <w:numPr>
          <w:ilvl w:val="0"/>
          <w:numId w:val="7"/>
        </w:numPr>
        <w:jc w:val="both"/>
        <w:rPr>
          <w:lang w:val="en-US"/>
        </w:rPr>
      </w:pPr>
      <w:r w:rsidRPr="00845A07">
        <w:rPr>
          <w:lang w:val="en-US"/>
        </w:rPr>
        <w:t>Value Objects</w:t>
      </w:r>
    </w:p>
    <w:p w14:paraId="6E2634D5" w14:textId="6650BD89" w:rsidR="00845A07" w:rsidRDefault="00845A07" w:rsidP="00CC176E">
      <w:pPr>
        <w:pStyle w:val="ListParagraph"/>
        <w:numPr>
          <w:ilvl w:val="1"/>
          <w:numId w:val="7"/>
        </w:numPr>
        <w:jc w:val="both"/>
        <w:rPr>
          <w:lang w:val="en-US"/>
        </w:rPr>
      </w:pPr>
      <w:r w:rsidRPr="00845A07">
        <w:rPr>
          <w:lang w:val="en-US"/>
        </w:rPr>
        <w:t>JHipster is not compatible with the usage of Value Objects. So, it was necessary to change the entire domain to be able to use them.</w:t>
      </w:r>
    </w:p>
    <w:p w14:paraId="31169AAB" w14:textId="23AED49C" w:rsidR="00845A07" w:rsidRDefault="00845A07" w:rsidP="00CC176E">
      <w:pPr>
        <w:pStyle w:val="ListParagraph"/>
        <w:numPr>
          <w:ilvl w:val="0"/>
          <w:numId w:val="7"/>
        </w:numPr>
        <w:jc w:val="both"/>
        <w:rPr>
          <w:lang w:val="en-US"/>
        </w:rPr>
      </w:pPr>
      <w:r>
        <w:rPr>
          <w:lang w:val="en-US"/>
        </w:rPr>
        <w:t>Entity Roots</w:t>
      </w:r>
    </w:p>
    <w:p w14:paraId="1730017C" w14:textId="3B640FD8" w:rsidR="00845A07" w:rsidRDefault="00845A07" w:rsidP="00CC176E">
      <w:pPr>
        <w:pStyle w:val="ListParagraph"/>
        <w:numPr>
          <w:ilvl w:val="1"/>
          <w:numId w:val="7"/>
        </w:numPr>
        <w:jc w:val="both"/>
        <w:rPr>
          <w:lang w:val="en-US"/>
        </w:rPr>
      </w:pPr>
      <w:r w:rsidRPr="00845A07">
        <w:rPr>
          <w:lang w:val="en-US"/>
        </w:rPr>
        <w:t xml:space="preserve">As DDD wasn't implemented initially, the concept of Entity Root and Aggregates didn't exist </w:t>
      </w:r>
      <w:r w:rsidR="00603EA4">
        <w:rPr>
          <w:lang w:val="en-US"/>
        </w:rPr>
        <w:t>a</w:t>
      </w:r>
      <w:r w:rsidR="00603EA4" w:rsidRPr="00845A07">
        <w:rPr>
          <w:lang w:val="en-US"/>
        </w:rPr>
        <w:t>s</w:t>
      </w:r>
      <w:r w:rsidR="00603EA4">
        <w:rPr>
          <w:lang w:val="en-US"/>
        </w:rPr>
        <w:t xml:space="preserve"> </w:t>
      </w:r>
      <w:r w:rsidR="00603EA4" w:rsidRPr="00845A07">
        <w:rPr>
          <w:lang w:val="en-US"/>
        </w:rPr>
        <w:t>well</w:t>
      </w:r>
      <w:r w:rsidRPr="00845A07">
        <w:rPr>
          <w:lang w:val="en-US"/>
        </w:rPr>
        <w:t xml:space="preserve">. So, this required some </w:t>
      </w:r>
      <w:r w:rsidR="00603EA4" w:rsidRPr="00845A07">
        <w:rPr>
          <w:lang w:val="en-US"/>
        </w:rPr>
        <w:t>changes,</w:t>
      </w:r>
      <w:r w:rsidRPr="00845A07">
        <w:rPr>
          <w:lang w:val="en-US"/>
        </w:rPr>
        <w:t xml:space="preserve"> </w:t>
      </w:r>
      <w:r w:rsidR="00603EA4" w:rsidRPr="00845A07">
        <w:rPr>
          <w:lang w:val="en-US"/>
        </w:rPr>
        <w:t>especially</w:t>
      </w:r>
      <w:r w:rsidRPr="00845A07">
        <w:rPr>
          <w:lang w:val="en-US"/>
        </w:rPr>
        <w:t xml:space="preserve"> </w:t>
      </w:r>
      <w:proofErr w:type="gramStart"/>
      <w:r w:rsidRPr="00845A07">
        <w:rPr>
          <w:lang w:val="en-US"/>
        </w:rPr>
        <w:t>on</w:t>
      </w:r>
      <w:proofErr w:type="gramEnd"/>
      <w:r w:rsidRPr="00845A07">
        <w:rPr>
          <w:lang w:val="en-US"/>
        </w:rPr>
        <w:t xml:space="preserve"> ServiceRequest and ServiceStatus entity. Because the ServiceRequest entity, being the root, is responsible for every change on its aggregate.</w:t>
      </w:r>
    </w:p>
    <w:p w14:paraId="07C607C2" w14:textId="649D6D70" w:rsidR="00845A07" w:rsidRDefault="00845A07" w:rsidP="00CC176E">
      <w:pPr>
        <w:pStyle w:val="ListParagraph"/>
        <w:numPr>
          <w:ilvl w:val="1"/>
          <w:numId w:val="7"/>
        </w:numPr>
        <w:jc w:val="both"/>
        <w:rPr>
          <w:lang w:val="en-US"/>
        </w:rPr>
      </w:pPr>
      <w:r w:rsidRPr="00845A07">
        <w:rPr>
          <w:lang w:val="en-US"/>
        </w:rPr>
        <w:t xml:space="preserve">This included the removal of Repositories, Services and Controllers of ServiceStatus and the correction on ServiceRequest classes, </w:t>
      </w:r>
      <w:proofErr w:type="gramStart"/>
      <w:r w:rsidRPr="00845A07">
        <w:rPr>
          <w:lang w:val="en-US"/>
        </w:rPr>
        <w:t>in order to</w:t>
      </w:r>
      <w:proofErr w:type="gramEnd"/>
      <w:r w:rsidRPr="00845A07">
        <w:rPr>
          <w:lang w:val="en-US"/>
        </w:rPr>
        <w:t xml:space="preserve"> manage the ServiceStatus entity.</w:t>
      </w:r>
    </w:p>
    <w:p w14:paraId="1FF1AD76" w14:textId="33474B40" w:rsidR="00845A07" w:rsidRDefault="00845A07" w:rsidP="00CC176E">
      <w:pPr>
        <w:pStyle w:val="ListParagraph"/>
        <w:numPr>
          <w:ilvl w:val="0"/>
          <w:numId w:val="7"/>
        </w:numPr>
        <w:jc w:val="both"/>
        <w:rPr>
          <w:lang w:val="en-US"/>
        </w:rPr>
      </w:pPr>
      <w:r w:rsidRPr="00845A07">
        <w:rPr>
          <w:lang w:val="en-US"/>
        </w:rPr>
        <w:t>Correct separation of Folders</w:t>
      </w:r>
    </w:p>
    <w:p w14:paraId="40032369" w14:textId="1DE1F9DE" w:rsidR="00845A07" w:rsidRDefault="00845A07" w:rsidP="00CC176E">
      <w:pPr>
        <w:pStyle w:val="ListParagraph"/>
        <w:numPr>
          <w:ilvl w:val="1"/>
          <w:numId w:val="7"/>
        </w:numPr>
        <w:jc w:val="both"/>
        <w:rPr>
          <w:lang w:val="en-US"/>
        </w:rPr>
      </w:pPr>
      <w:r w:rsidRPr="00845A07">
        <w:rPr>
          <w:lang w:val="en-US"/>
        </w:rPr>
        <w:t>The "application/controller" includes all the Controllers of each entity root.</w:t>
      </w:r>
    </w:p>
    <w:p w14:paraId="5FF7D54D" w14:textId="1C55EE11" w:rsidR="00845A07" w:rsidRDefault="00845A07" w:rsidP="00CC176E">
      <w:pPr>
        <w:pStyle w:val="ListParagraph"/>
        <w:numPr>
          <w:ilvl w:val="1"/>
          <w:numId w:val="7"/>
        </w:numPr>
        <w:jc w:val="both"/>
        <w:rPr>
          <w:lang w:val="en-US"/>
        </w:rPr>
      </w:pPr>
      <w:r w:rsidRPr="00845A07">
        <w:rPr>
          <w:lang w:val="en-US"/>
        </w:rPr>
        <w:t>The "infrastructure/repository" was created to have the Interface repositories for each Entity Root.</w:t>
      </w:r>
    </w:p>
    <w:p w14:paraId="63FBB24A" w14:textId="3A572E88" w:rsidR="00473A4D" w:rsidRPr="00845A07" w:rsidRDefault="00845A07" w:rsidP="00CC176E">
      <w:pPr>
        <w:pStyle w:val="ListParagraph"/>
        <w:numPr>
          <w:ilvl w:val="1"/>
          <w:numId w:val="7"/>
        </w:numPr>
        <w:jc w:val="both"/>
        <w:rPr>
          <w:lang w:val="en-US"/>
        </w:rPr>
      </w:pPr>
      <w:r w:rsidRPr="00845A07">
        <w:rPr>
          <w:lang w:val="en-US"/>
        </w:rPr>
        <w:t>The "domain" folder includes the Service, Value objects and the Domain classes.</w:t>
      </w:r>
    </w:p>
    <w:p w14:paraId="33A2CECB" w14:textId="2114D15B" w:rsidR="009D2BF2" w:rsidRPr="009D2BF2" w:rsidRDefault="009D2BF2" w:rsidP="009D2BF2">
      <w:pPr>
        <w:pStyle w:val="Heading1"/>
        <w:rPr>
          <w:lang w:val="en-US"/>
        </w:rPr>
      </w:pPr>
      <w:bookmarkStart w:id="16" w:name="_Toc167047883"/>
      <w:r>
        <w:rPr>
          <w:lang w:val="en-US"/>
        </w:rPr>
        <w:t>Deployment</w:t>
      </w:r>
      <w:bookmarkEnd w:id="16"/>
    </w:p>
    <w:p w14:paraId="76F75EDB" w14:textId="77777777" w:rsidR="00D2338E" w:rsidRDefault="0083316F" w:rsidP="00D2338E">
      <w:pPr>
        <w:keepNext/>
        <w:jc w:val="both"/>
      </w:pPr>
      <w:r>
        <w:rPr>
          <w:lang w:val="en-US"/>
        </w:rPr>
        <w:br/>
      </w:r>
      <w:r w:rsidR="00157BC2">
        <w:rPr>
          <w:noProof/>
        </w:rPr>
        <w:drawing>
          <wp:inline distT="0" distB="0" distL="0" distR="0" wp14:anchorId="126FCFD9" wp14:editId="644F0F5F">
            <wp:extent cx="5943600" cy="4923155"/>
            <wp:effectExtent l="0" t="0" r="0" b="0"/>
            <wp:docPr id="1447598495" name="Imagem 1" descr="Uma imagem com texto, diagrama, Esquem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598495" name="Imagem 1" descr="Uma imagem com texto, diagrama, Esquema, captura de ecrã&#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923155"/>
                    </a:xfrm>
                    <a:prstGeom prst="rect">
                      <a:avLst/>
                    </a:prstGeom>
                    <a:noFill/>
                    <a:ln>
                      <a:noFill/>
                    </a:ln>
                  </pic:spPr>
                </pic:pic>
              </a:graphicData>
            </a:graphic>
          </wp:inline>
        </w:drawing>
      </w:r>
    </w:p>
    <w:p w14:paraId="0AFEFAD6" w14:textId="01577F07" w:rsidR="00D2338E" w:rsidRPr="001C5D27" w:rsidRDefault="00D2338E" w:rsidP="00D2338E">
      <w:pPr>
        <w:pStyle w:val="Caption"/>
        <w:jc w:val="center"/>
        <w:rPr>
          <w:lang w:val="en-GB"/>
        </w:rPr>
      </w:pPr>
      <w:bookmarkStart w:id="17" w:name="_Ref167038603"/>
      <w:bookmarkStart w:id="18" w:name="_Toc167047920"/>
      <w:r w:rsidRPr="001C5D27">
        <w:rPr>
          <w:lang w:val="en-GB"/>
        </w:rPr>
        <w:t xml:space="preserve">Figure </w:t>
      </w:r>
      <w:r>
        <w:fldChar w:fldCharType="begin"/>
      </w:r>
      <w:r w:rsidRPr="001C5D27">
        <w:rPr>
          <w:lang w:val="en-GB"/>
        </w:rPr>
        <w:instrText xml:space="preserve"> SEQ Figure \* ARABIC </w:instrText>
      </w:r>
      <w:r>
        <w:fldChar w:fldCharType="separate"/>
      </w:r>
      <w:r w:rsidR="001F1F10">
        <w:rPr>
          <w:noProof/>
          <w:lang w:val="en-GB"/>
        </w:rPr>
        <w:t>2</w:t>
      </w:r>
      <w:r>
        <w:fldChar w:fldCharType="end"/>
      </w:r>
      <w:bookmarkEnd w:id="17"/>
      <w:r w:rsidRPr="001C5D27">
        <w:rPr>
          <w:lang w:val="en-GB"/>
        </w:rPr>
        <w:t xml:space="preserve"> - Deployment Diagram</w:t>
      </w:r>
      <w:bookmarkEnd w:id="18"/>
    </w:p>
    <w:p w14:paraId="2551F6F7" w14:textId="639A5E19" w:rsidR="00F823C7" w:rsidRPr="00F823C7" w:rsidRDefault="00816ADE" w:rsidP="003F0489">
      <w:pPr>
        <w:jc w:val="both"/>
        <w:rPr>
          <w:lang w:val="en-US"/>
        </w:rPr>
      </w:pPr>
      <w:r>
        <w:rPr>
          <w:lang w:val="en-US"/>
        </w:rPr>
        <w:br/>
      </w:r>
      <w:r w:rsidR="001C5D27" w:rsidRPr="001C5D27">
        <w:rPr>
          <w:lang w:val="en-US"/>
        </w:rPr>
        <w:t xml:space="preserve">Our application now is composed </w:t>
      </w:r>
      <w:r w:rsidR="001C5D27">
        <w:rPr>
          <w:lang w:val="en-US"/>
        </w:rPr>
        <w:t>based on</w:t>
      </w:r>
      <w:r w:rsidR="00C929B1">
        <w:rPr>
          <w:lang w:val="en-US"/>
        </w:rPr>
        <w:t xml:space="preserve"> </w:t>
      </w:r>
      <w:r w:rsidR="001C5D27">
        <w:rPr>
          <w:lang w:val="en-US"/>
        </w:rPr>
        <w:fldChar w:fldCharType="begin"/>
      </w:r>
      <w:r w:rsidR="001C5D27">
        <w:rPr>
          <w:lang w:val="en-US"/>
        </w:rPr>
        <w:instrText xml:space="preserve"> REF _Ref167038603 \h </w:instrText>
      </w:r>
      <w:r w:rsidR="001C5D27">
        <w:rPr>
          <w:lang w:val="en-US"/>
        </w:rPr>
      </w:r>
      <w:r w:rsidR="00664836">
        <w:rPr>
          <w:lang w:val="en-US"/>
        </w:rPr>
        <w:instrText xml:space="preserve"> \* MERGEFORMAT </w:instrText>
      </w:r>
      <w:r w:rsidR="001C5D27">
        <w:rPr>
          <w:lang w:val="en-US"/>
        </w:rPr>
        <w:fldChar w:fldCharType="separate"/>
      </w:r>
      <w:r w:rsidR="001F1F10" w:rsidRPr="001C5D27">
        <w:rPr>
          <w:lang w:val="en-GB"/>
        </w:rPr>
        <w:t xml:space="preserve">Figure </w:t>
      </w:r>
      <w:r w:rsidR="001F1F10">
        <w:rPr>
          <w:noProof/>
          <w:lang w:val="en-GB"/>
        </w:rPr>
        <w:t>2</w:t>
      </w:r>
      <w:r w:rsidR="001C5D27">
        <w:rPr>
          <w:lang w:val="en-US"/>
        </w:rPr>
        <w:fldChar w:fldCharType="end"/>
      </w:r>
      <w:r w:rsidR="001C5D27">
        <w:rPr>
          <w:lang w:val="en-US"/>
        </w:rPr>
        <w:t xml:space="preserve">. </w:t>
      </w:r>
      <w:r w:rsidR="004145D5">
        <w:rPr>
          <w:lang w:val="en-US"/>
        </w:rPr>
        <w:t xml:space="preserve">We have our Postgres DB in a separate server, our backend and frontend components are combined in </w:t>
      </w:r>
      <w:r w:rsidR="005D290D">
        <w:rPr>
          <w:lang w:val="en-US"/>
        </w:rPr>
        <w:t xml:space="preserve">a docker image, and its container is </w:t>
      </w:r>
      <w:r w:rsidR="00983627">
        <w:rPr>
          <w:lang w:val="en-US"/>
        </w:rPr>
        <w:t>deployed</w:t>
      </w:r>
      <w:r w:rsidR="005D290D">
        <w:rPr>
          <w:lang w:val="en-US"/>
        </w:rPr>
        <w:t xml:space="preserve"> </w:t>
      </w:r>
      <w:r w:rsidR="00A94473">
        <w:rPr>
          <w:lang w:val="en-US"/>
        </w:rPr>
        <w:t>in a render server</w:t>
      </w:r>
      <w:r w:rsidR="00983627">
        <w:rPr>
          <w:lang w:val="en-US"/>
        </w:rPr>
        <w:t xml:space="preserve">. </w:t>
      </w:r>
    </w:p>
    <w:p w14:paraId="418D13C6" w14:textId="4A2D89B6" w:rsidR="001C5D27" w:rsidRPr="00F823C7" w:rsidRDefault="002C1344" w:rsidP="00664836">
      <w:pPr>
        <w:jc w:val="both"/>
        <w:rPr>
          <w:lang w:val="en-US"/>
        </w:rPr>
      </w:pPr>
      <w:r>
        <w:rPr>
          <w:lang w:val="en-US"/>
        </w:rPr>
        <w:t xml:space="preserve">Even though </w:t>
      </w:r>
      <w:r w:rsidR="00B97FC8">
        <w:rPr>
          <w:lang w:val="en-US"/>
        </w:rPr>
        <w:t xml:space="preserve">the most secure way to deploy the application is having every artifact in different physical machines is acknowledged, this was not performed because the resources available for this project are academic and not professional. It is known that the application services </w:t>
      </w:r>
      <w:r w:rsidR="0052176B">
        <w:rPr>
          <w:lang w:val="en-US"/>
        </w:rPr>
        <w:t>are</w:t>
      </w:r>
      <w:r w:rsidR="00B97FC8">
        <w:rPr>
          <w:lang w:val="en-US"/>
        </w:rPr>
        <w:t xml:space="preserve"> a weak point of the security</w:t>
      </w:r>
      <w:r w:rsidR="00D63AB1">
        <w:rPr>
          <w:lang w:val="en-US"/>
        </w:rPr>
        <w:t xml:space="preserve"> and with the needed resources, the application should be based on the </w:t>
      </w:r>
      <w:r w:rsidR="009763C6">
        <w:rPr>
          <w:lang w:val="en-US"/>
        </w:rPr>
        <w:t>deployment diagram in the design documentation.</w:t>
      </w:r>
    </w:p>
    <w:p w14:paraId="7AC194A8" w14:textId="2C17D7F8" w:rsidR="00983627" w:rsidRPr="00F823C7" w:rsidRDefault="00983627" w:rsidP="003F0489">
      <w:pPr>
        <w:jc w:val="both"/>
        <w:rPr>
          <w:lang w:val="en-US"/>
        </w:rPr>
      </w:pPr>
      <w:r>
        <w:rPr>
          <w:lang w:val="en-US"/>
        </w:rPr>
        <w:t xml:space="preserve">The link to our app is </w:t>
      </w:r>
      <w:hyperlink r:id="rId14" w:history="1">
        <w:r w:rsidRPr="001B2007">
          <w:rPr>
            <w:rStyle w:val="Hyperlink"/>
            <w:lang w:val="en-US"/>
          </w:rPr>
          <w:t>here</w:t>
        </w:r>
      </w:hyperlink>
      <w:r>
        <w:rPr>
          <w:lang w:val="en-US"/>
        </w:rPr>
        <w:t>.</w:t>
      </w:r>
    </w:p>
    <w:p w14:paraId="6D287955" w14:textId="44C6F4EA" w:rsidR="001B2007" w:rsidRPr="00F823C7" w:rsidRDefault="001B2007" w:rsidP="003F0489">
      <w:pPr>
        <w:jc w:val="both"/>
        <w:rPr>
          <w:lang w:val="en-US"/>
        </w:rPr>
      </w:pPr>
      <w:r w:rsidRPr="001B2007">
        <w:rPr>
          <w:b/>
          <w:bCs/>
          <w:lang w:val="en-US"/>
        </w:rPr>
        <w:t>FIY:</w:t>
      </w:r>
      <w:r>
        <w:rPr>
          <w:lang w:val="en-US"/>
        </w:rPr>
        <w:t xml:space="preserve"> Render is a free service; the application might be down when you try to access it. Contact one of our team members if you need to use it.</w:t>
      </w:r>
    </w:p>
    <w:p w14:paraId="11AB1552" w14:textId="0314600A" w:rsidR="0068152A" w:rsidRDefault="00744B67" w:rsidP="009763C6">
      <w:pPr>
        <w:pStyle w:val="Heading1"/>
        <w:rPr>
          <w:lang w:val="en-US"/>
        </w:rPr>
      </w:pPr>
      <w:bookmarkStart w:id="19" w:name="_Toc167047884"/>
      <w:r w:rsidRPr="00744B67">
        <w:rPr>
          <w:lang w:val="en-US"/>
        </w:rPr>
        <w:t>JHipster Overview</w:t>
      </w:r>
      <w:bookmarkEnd w:id="19"/>
    </w:p>
    <w:p w14:paraId="50C750CB" w14:textId="4C60A3A3" w:rsidR="00744B67" w:rsidRPr="00744B67" w:rsidRDefault="00744B67" w:rsidP="00744B67">
      <w:pPr>
        <w:pStyle w:val="Heading1"/>
        <w:numPr>
          <w:ilvl w:val="1"/>
          <w:numId w:val="2"/>
        </w:numPr>
        <w:rPr>
          <w:lang w:val="en-US"/>
        </w:rPr>
      </w:pPr>
      <w:bookmarkStart w:id="20" w:name="_Toc167047885"/>
      <w:r w:rsidRPr="00744B67">
        <w:rPr>
          <w:lang w:val="en-US"/>
        </w:rPr>
        <w:t>What is JHipster?</w:t>
      </w:r>
      <w:bookmarkEnd w:id="20"/>
    </w:p>
    <w:p w14:paraId="09735331" w14:textId="77777777" w:rsidR="00744B67" w:rsidRPr="00B448EA" w:rsidRDefault="00744B67" w:rsidP="00102ECF">
      <w:pPr>
        <w:jc w:val="both"/>
        <w:rPr>
          <w:lang w:val="en-US"/>
        </w:rPr>
      </w:pPr>
      <w:r w:rsidRPr="00B448EA">
        <w:rPr>
          <w:lang w:val="en-US"/>
        </w:rPr>
        <w:t>JHipster is a development platform used to generate, develop, and deploy Spring Boot applications combined with modern JavaScript frameworks such as Angular, React, or Vue. It integrates a wide array of best-in-class technologies and tools aimed at enhancing code generation, database management, and overall development efficiency.</w:t>
      </w:r>
    </w:p>
    <w:p w14:paraId="3827EEDE" w14:textId="6A42DDFA" w:rsidR="0068152A" w:rsidRPr="0068152A" w:rsidRDefault="0068152A" w:rsidP="0068152A">
      <w:pPr>
        <w:pStyle w:val="Heading1"/>
        <w:numPr>
          <w:ilvl w:val="1"/>
          <w:numId w:val="2"/>
        </w:numPr>
        <w:rPr>
          <w:lang w:val="en-US"/>
        </w:rPr>
      </w:pPr>
      <w:bookmarkStart w:id="21" w:name="_Toc167047886"/>
      <w:r w:rsidRPr="0068152A">
        <w:rPr>
          <w:lang w:val="en-US"/>
        </w:rPr>
        <w:t>How JHipster was Used for TruckMotion</w:t>
      </w:r>
      <w:bookmarkEnd w:id="21"/>
    </w:p>
    <w:p w14:paraId="6F039562" w14:textId="2A8841E1" w:rsidR="0068152A" w:rsidRPr="009819FB" w:rsidRDefault="0068152A" w:rsidP="00102ECF">
      <w:pPr>
        <w:jc w:val="both"/>
        <w:rPr>
          <w:lang w:val="en-US"/>
        </w:rPr>
      </w:pPr>
      <w:r w:rsidRPr="009819FB">
        <w:rPr>
          <w:lang w:val="en-US"/>
        </w:rPr>
        <w:t xml:space="preserve">In the development of the TruckMotion application, we utilized JHipster primarily through its generator. This tool scaffolded the complete project setup, including a Spring Boot back end and a modern front end using </w:t>
      </w:r>
      <w:r w:rsidR="00E15A11">
        <w:rPr>
          <w:lang w:val="en-US"/>
        </w:rPr>
        <w:t>React</w:t>
      </w:r>
      <w:r w:rsidRPr="009819FB">
        <w:rPr>
          <w:lang w:val="en-US"/>
        </w:rPr>
        <w:t>. JHipster's generator facilitated the creation of a monolithic application structure that efficiently supported our initial requirements for the TruckMotion project.</w:t>
      </w:r>
    </w:p>
    <w:p w14:paraId="7786CF87" w14:textId="77777777" w:rsidR="0068152A" w:rsidRPr="009819FB" w:rsidRDefault="0068152A" w:rsidP="00102ECF">
      <w:pPr>
        <w:jc w:val="both"/>
        <w:rPr>
          <w:lang w:val="en-US"/>
        </w:rPr>
      </w:pPr>
      <w:r w:rsidRPr="009819FB">
        <w:rPr>
          <w:lang w:val="en-US"/>
        </w:rPr>
        <w:t>We further leveraged JHipster Domain Language (JDL) to generate entities and their relationships, simplifying the design of the database schema and ensuring seamless integration with the application code. This was particularly useful for modeling complex entities like customers, drivers, and delivery requests within TruckMotion.</w:t>
      </w:r>
    </w:p>
    <w:p w14:paraId="09D462B6" w14:textId="73F497BA" w:rsidR="0068152A" w:rsidRPr="009819FB" w:rsidRDefault="0068152A" w:rsidP="00102ECF">
      <w:pPr>
        <w:jc w:val="both"/>
        <w:rPr>
          <w:lang w:val="en-US"/>
        </w:rPr>
      </w:pPr>
      <w:r w:rsidRPr="009819FB">
        <w:rPr>
          <w:lang w:val="en-US"/>
        </w:rPr>
        <w:t>Once the application was generated, JHipster provided a streamlined development workflow. This included features such as hot reloading, which updated the application in real-time as changes were made, enhancing our development efficiency. Additionally, JHipster's support for continuous integration and continuous deployment (CI/CD) pipelines, with tools like Jenkins and GitLab CI, facilitated automated build and deployment processes, ensuring that our development and deployment processes were efficient and reliable.</w:t>
      </w:r>
      <w:r w:rsidR="009763C6">
        <w:rPr>
          <w:lang w:val="en-US"/>
        </w:rPr>
        <w:t xml:space="preserve"> In</w:t>
      </w:r>
      <w:r w:rsidR="00B75A1B">
        <w:rPr>
          <w:lang w:val="en-US"/>
        </w:rPr>
        <w:t xml:space="preserve"> this case, it was used github actions to comply with our method of work.</w:t>
      </w:r>
    </w:p>
    <w:p w14:paraId="33DB8C8D" w14:textId="77777777" w:rsidR="0068152A" w:rsidRPr="009819FB" w:rsidRDefault="0068152A" w:rsidP="00102ECF">
      <w:pPr>
        <w:jc w:val="both"/>
        <w:rPr>
          <w:lang w:val="en-US"/>
        </w:rPr>
      </w:pPr>
      <w:r w:rsidRPr="009819FB">
        <w:rPr>
          <w:lang w:val="en-US"/>
        </w:rPr>
        <w:t>For security, we integrated Spring Security through JHipster, which provided out-of-the-box authentication and authorization solutions. JHipster's support for several security protocols, including OAuth2, JWT, and traditional session-based authentication, was crucial in ensuring that only authorized users could access specific parts of the TruckMotion application. These features were essential for protecting sensitive user data and maintaining secure interactions within the application.</w:t>
      </w:r>
    </w:p>
    <w:p w14:paraId="7D20A706" w14:textId="77777777" w:rsidR="003F0489" w:rsidRDefault="0014329D" w:rsidP="003F0489">
      <w:pPr>
        <w:keepNext/>
        <w:jc w:val="center"/>
      </w:pPr>
      <w:r w:rsidRPr="0014329D">
        <w:rPr>
          <w:lang w:val="en-US"/>
        </w:rPr>
        <w:drawing>
          <wp:inline distT="0" distB="0" distL="0" distR="0" wp14:anchorId="28913B31" wp14:editId="2544E30D">
            <wp:extent cx="4518279" cy="3830400"/>
            <wp:effectExtent l="0" t="0" r="3175" b="5080"/>
            <wp:docPr id="1596584174" name="Imagem 1" descr="Uma imagem com texto, diagrama, Esque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84174" name="Imagem 1" descr="Uma imagem com texto, diagrama, Esquema, Desenho técnico&#10;&#10;Descrição gerada automaticamente"/>
                    <pic:cNvPicPr/>
                  </pic:nvPicPr>
                  <pic:blipFill>
                    <a:blip r:embed="rId15"/>
                    <a:stretch>
                      <a:fillRect/>
                    </a:stretch>
                  </pic:blipFill>
                  <pic:spPr>
                    <a:xfrm>
                      <a:off x="0" y="0"/>
                      <a:ext cx="4518279" cy="3830400"/>
                    </a:xfrm>
                    <a:prstGeom prst="rect">
                      <a:avLst/>
                    </a:prstGeom>
                  </pic:spPr>
                </pic:pic>
              </a:graphicData>
            </a:graphic>
          </wp:inline>
        </w:drawing>
      </w:r>
    </w:p>
    <w:p w14:paraId="041CCAE5" w14:textId="26AF4610" w:rsidR="0068152A" w:rsidRPr="00744B67" w:rsidRDefault="003F0489" w:rsidP="003F0489">
      <w:pPr>
        <w:pStyle w:val="Caption"/>
        <w:jc w:val="center"/>
        <w:rPr>
          <w:lang w:val="en-US"/>
        </w:rPr>
      </w:pPr>
      <w:bookmarkStart w:id="22" w:name="_Toc167047921"/>
      <w:r>
        <w:t xml:space="preserve">Figure </w:t>
      </w:r>
      <w:r>
        <w:fldChar w:fldCharType="begin"/>
      </w:r>
      <w:r>
        <w:instrText xml:space="preserve"> SEQ Figure \* ARABIC </w:instrText>
      </w:r>
      <w:r>
        <w:fldChar w:fldCharType="separate"/>
      </w:r>
      <w:r w:rsidR="001F1F10">
        <w:rPr>
          <w:noProof/>
        </w:rPr>
        <w:t>3</w:t>
      </w:r>
      <w:r>
        <w:fldChar w:fldCharType="end"/>
      </w:r>
      <w:r w:rsidR="00105E62">
        <w:t xml:space="preserve"> </w:t>
      </w:r>
      <w:r>
        <w:t>- Jhipster jdl</w:t>
      </w:r>
      <w:bookmarkEnd w:id="22"/>
    </w:p>
    <w:p w14:paraId="0527FBDF" w14:textId="564F70FD" w:rsidR="00744B67" w:rsidRPr="00744B67" w:rsidRDefault="00744B67" w:rsidP="00744B67">
      <w:pPr>
        <w:pStyle w:val="Heading1"/>
        <w:numPr>
          <w:ilvl w:val="1"/>
          <w:numId w:val="2"/>
        </w:numPr>
        <w:rPr>
          <w:lang w:val="en-US"/>
        </w:rPr>
      </w:pPr>
      <w:bookmarkStart w:id="23" w:name="_Toc167047887"/>
      <w:r w:rsidRPr="00744B67">
        <w:rPr>
          <w:lang w:val="en-US"/>
        </w:rPr>
        <w:t>Security Vulnerabilities and Mitigation</w:t>
      </w:r>
      <w:bookmarkEnd w:id="23"/>
    </w:p>
    <w:p w14:paraId="69F63EF3" w14:textId="77777777" w:rsidR="00744B67" w:rsidRPr="00744B67" w:rsidRDefault="00744B67" w:rsidP="00102ECF">
      <w:pPr>
        <w:jc w:val="both"/>
        <w:rPr>
          <w:lang w:val="en-US"/>
        </w:rPr>
      </w:pPr>
      <w:r w:rsidRPr="00744B67">
        <w:rPr>
          <w:lang w:val="en-US"/>
        </w:rPr>
        <w:t>Using JHipster involves dealing with a variety of libraries and dependencies, each of which can introduce potential vulnerabilities. One of the main challenges is dependency management. Given the rapid evolution of libraries and frameworks, it's crucial to regularly update these dependencies to patch any known vulnerabilities. Tools like Dependabot and Snyk can be integrated into the development workflow to automatically monitor and manage these updates.</w:t>
      </w:r>
    </w:p>
    <w:p w14:paraId="26D9DF2C" w14:textId="77777777" w:rsidR="00744B67" w:rsidRPr="00744B67" w:rsidRDefault="00744B67" w:rsidP="00102ECF">
      <w:pPr>
        <w:jc w:val="both"/>
        <w:rPr>
          <w:lang w:val="en-US"/>
        </w:rPr>
      </w:pPr>
      <w:r w:rsidRPr="00744B67">
        <w:rPr>
          <w:lang w:val="en-US"/>
        </w:rPr>
        <w:t>Web applications generated by JHipster are susceptible to common security risks such as Cross-Site Scripting (XSS) and Cross-Site Request Forgery (CSRF). XSS vulnerabilities can be mitigated by implementing proper input validation and output encoding. For CSRF, JHipster's integration with Spring Security provides built-in mechanisms to protect against these attacks, including the use of CSRF tokens.</w:t>
      </w:r>
    </w:p>
    <w:p w14:paraId="0F536E3C" w14:textId="77777777" w:rsidR="00744B67" w:rsidRPr="00744B67" w:rsidRDefault="00744B67" w:rsidP="00102ECF">
      <w:pPr>
        <w:jc w:val="both"/>
        <w:rPr>
          <w:lang w:val="en-US"/>
        </w:rPr>
      </w:pPr>
      <w:r w:rsidRPr="00744B67">
        <w:rPr>
          <w:lang w:val="en-US"/>
        </w:rPr>
        <w:t>SQL injection is another significant risk. JHipster mitigates this by leveraging Hibernate, an Object-Relational Mapping (ORM) tool that helps in constructing safe database queries. By using Hibernate's parameterized queries and avoiding concatenation of SQL queries, the risk of SQL injection is significantly reduced.</w:t>
      </w:r>
    </w:p>
    <w:p w14:paraId="0EB89FB5" w14:textId="77777777" w:rsidR="00744B67" w:rsidRPr="00744B67" w:rsidRDefault="00744B67" w:rsidP="00102ECF">
      <w:pPr>
        <w:jc w:val="both"/>
        <w:rPr>
          <w:lang w:val="en-US"/>
        </w:rPr>
      </w:pPr>
      <w:r w:rsidRPr="00744B67">
        <w:rPr>
          <w:lang w:val="en-US"/>
        </w:rPr>
        <w:t>Additionally, implementing security headers such as Content Security Policy (CSP), X-Content-Type-Options, and X-Frame-Options adds another layer of protection by controlling how resources are loaded and restricting the framing of content, which helps prevent various forms of attacks.</w:t>
      </w:r>
    </w:p>
    <w:p w14:paraId="5BD3A729" w14:textId="3D7F5DDA" w:rsidR="00744B67" w:rsidRPr="00744B67" w:rsidRDefault="00744B67" w:rsidP="00417EA7">
      <w:pPr>
        <w:pStyle w:val="Heading1"/>
        <w:numPr>
          <w:ilvl w:val="1"/>
          <w:numId w:val="2"/>
        </w:numPr>
        <w:rPr>
          <w:b w:val="0"/>
          <w:bCs w:val="0"/>
          <w:lang w:val="en-US"/>
        </w:rPr>
      </w:pPr>
      <w:bookmarkStart w:id="24" w:name="_Toc167047888"/>
      <w:r w:rsidRPr="00744B67">
        <w:rPr>
          <w:lang w:val="en-US"/>
        </w:rPr>
        <w:t>Libraries and Tools</w:t>
      </w:r>
      <w:r w:rsidR="00AE5D4C">
        <w:rPr>
          <w:lang w:val="en-US"/>
        </w:rPr>
        <w:t xml:space="preserve"> </w:t>
      </w:r>
      <w:proofErr w:type="gramStart"/>
      <w:r w:rsidR="00AE5D4C">
        <w:rPr>
          <w:lang w:val="en-US"/>
        </w:rPr>
        <w:t>used</w:t>
      </w:r>
      <w:bookmarkEnd w:id="24"/>
      <w:proofErr w:type="gramEnd"/>
    </w:p>
    <w:p w14:paraId="7022276A" w14:textId="77777777" w:rsidR="00BA0214" w:rsidRPr="000646C3" w:rsidRDefault="00BA0214" w:rsidP="00BA0214">
      <w:pPr>
        <w:jc w:val="both"/>
        <w:rPr>
          <w:lang w:val="en-US"/>
        </w:rPr>
      </w:pPr>
      <w:r w:rsidRPr="000646C3">
        <w:rPr>
          <w:lang w:val="en-US"/>
        </w:rPr>
        <w:t>For the development of TruckMotion, we chose to use JHipster due to its robust integration of best-in-class technologies. The backend of our application is built using Spring Boot, which provides a reliable framework for creating production-ready applications. We seamlessly integrated Spring Boot with Hibernate for ORM to ensure efficient database interactions. Additionally, we used Liquibase for managing database migrations, which helped us handle schema changes across different environments effectively.</w:t>
      </w:r>
    </w:p>
    <w:p w14:paraId="694EF61B" w14:textId="55894B67" w:rsidR="00BA0214" w:rsidRPr="000646C3" w:rsidRDefault="00BA0214" w:rsidP="00BA0214">
      <w:pPr>
        <w:jc w:val="both"/>
        <w:rPr>
          <w:lang w:val="en-US"/>
        </w:rPr>
      </w:pPr>
      <w:r w:rsidRPr="000646C3">
        <w:rPr>
          <w:lang w:val="en-US"/>
        </w:rPr>
        <w:t xml:space="preserve">For the front end, we opted for JHipster's support of modern JavaScript frameworks, specifically </w:t>
      </w:r>
      <w:r w:rsidR="00E15A11">
        <w:rPr>
          <w:lang w:val="en-US"/>
        </w:rPr>
        <w:t>React</w:t>
      </w:r>
      <w:r w:rsidRPr="000646C3">
        <w:rPr>
          <w:lang w:val="en-US"/>
        </w:rPr>
        <w:t>. This enabled us to create a dynamic and responsive user interface. We utilized Webpack as our module bundler to compile JavaScript modules into single files or smaller chunks, optimizing the application's performance.</w:t>
      </w:r>
    </w:p>
    <w:p w14:paraId="15445988" w14:textId="77777777" w:rsidR="00BA0214" w:rsidRPr="000646C3" w:rsidRDefault="00BA0214" w:rsidP="00BA0214">
      <w:pPr>
        <w:jc w:val="both"/>
        <w:rPr>
          <w:lang w:val="en-US"/>
        </w:rPr>
      </w:pPr>
      <w:r w:rsidRPr="000646C3">
        <w:rPr>
          <w:lang w:val="en-US"/>
        </w:rPr>
        <w:t>Security was a top priority in our development process. We leveraged Spring Security within JHipster to handle authentication and authorization. By utilizing JWT and OAuth2, we ensured flexible and secure access to the application, protecting sensitive user information and managing user sessions effectively.</w:t>
      </w:r>
    </w:p>
    <w:p w14:paraId="01D54E1B" w14:textId="1D0A466D" w:rsidR="00744B67" w:rsidRPr="00F823C7" w:rsidRDefault="00BA0214" w:rsidP="00B823B6">
      <w:pPr>
        <w:jc w:val="both"/>
        <w:rPr>
          <w:lang w:val="en-US"/>
        </w:rPr>
      </w:pPr>
      <w:r w:rsidRPr="000646C3">
        <w:rPr>
          <w:lang w:val="en-US"/>
        </w:rPr>
        <w:t>In our DevOps practices, we decided to use Docker for containerization. Docker allowed us to encapsulate the application and its dependencies in containers, ensuring consistent performance across different environments. This approach addressed many environment-specific issues, providing predictable behavior and simplifying the deployment process. Furthermore, we integrated CI/CD tools such as Jenkins and GitLab CI to automate the build, test, and deployment processes. This automation was crucial in maintaining continuous integration and deployment with minimal manual intervention.</w:t>
      </w:r>
    </w:p>
    <w:p w14:paraId="2168B341" w14:textId="66C56C05" w:rsidR="00F66B04" w:rsidRPr="003B7A67" w:rsidRDefault="00F66B04" w:rsidP="003B7A67">
      <w:pPr>
        <w:pStyle w:val="Heading1"/>
        <w:rPr>
          <w:lang w:val="en-US"/>
        </w:rPr>
      </w:pPr>
      <w:bookmarkStart w:id="25" w:name="_Toc167047889"/>
      <w:r>
        <w:rPr>
          <w:lang w:val="en-US"/>
        </w:rPr>
        <w:t>Use Cases</w:t>
      </w:r>
      <w:bookmarkEnd w:id="25"/>
    </w:p>
    <w:p w14:paraId="5E5B395E" w14:textId="342243B4" w:rsidR="00F66B04" w:rsidRDefault="003B7A67" w:rsidP="00664836">
      <w:pPr>
        <w:jc w:val="both"/>
        <w:rPr>
          <w:lang w:val="en-US"/>
        </w:rPr>
      </w:pPr>
      <w:r w:rsidRPr="003B7A67">
        <w:rPr>
          <w:lang w:val="en-US"/>
        </w:rPr>
        <w:t>Some use cases were already implemented in this Sprint. However, since it wasn't the focus of it, some UCs are simple and not entirely completed in terms of functionalities and security. It will be improved on the next Sprint.</w:t>
      </w:r>
    </w:p>
    <w:p w14:paraId="1285B903" w14:textId="05F92B43" w:rsidR="00163C59" w:rsidRDefault="00163C59" w:rsidP="00664836">
      <w:pPr>
        <w:jc w:val="both"/>
        <w:rPr>
          <w:lang w:val="en-US"/>
        </w:rPr>
      </w:pPr>
      <w:r>
        <w:rPr>
          <w:lang w:val="en-US"/>
        </w:rPr>
        <w:t>The following use cases were implemented:</w:t>
      </w:r>
    </w:p>
    <w:p w14:paraId="0710B31C" w14:textId="2A12866C" w:rsidR="00F6726B" w:rsidRDefault="000E2854" w:rsidP="00664836">
      <w:pPr>
        <w:pStyle w:val="ListParagraph"/>
        <w:numPr>
          <w:ilvl w:val="0"/>
          <w:numId w:val="9"/>
        </w:numPr>
        <w:jc w:val="both"/>
        <w:rPr>
          <w:lang w:val="en-US"/>
        </w:rPr>
      </w:pPr>
      <w:r>
        <w:rPr>
          <w:lang w:val="en-US"/>
        </w:rPr>
        <w:t>UC</w:t>
      </w:r>
      <w:r w:rsidR="00084112">
        <w:rPr>
          <w:lang w:val="en-US"/>
        </w:rPr>
        <w:t>1</w:t>
      </w:r>
      <w:r>
        <w:rPr>
          <w:lang w:val="en-US"/>
        </w:rPr>
        <w:t xml:space="preserve"> -</w:t>
      </w:r>
      <w:r w:rsidR="00084112">
        <w:rPr>
          <w:lang w:val="en-US"/>
        </w:rPr>
        <w:t xml:space="preserve"> </w:t>
      </w:r>
      <w:r w:rsidR="00F6726B" w:rsidRPr="00F6726B">
        <w:rPr>
          <w:lang w:val="en-US"/>
        </w:rPr>
        <w:t>As a Customer, I want to be able to register delivery services so that I can have the parcel delivered to my Location. I should only register delivery services for myself.</w:t>
      </w:r>
    </w:p>
    <w:p w14:paraId="028AE9F9" w14:textId="6A68F398" w:rsidR="00F6726B" w:rsidRDefault="000E2854" w:rsidP="00664836">
      <w:pPr>
        <w:pStyle w:val="ListParagraph"/>
        <w:numPr>
          <w:ilvl w:val="0"/>
          <w:numId w:val="9"/>
        </w:numPr>
        <w:jc w:val="both"/>
        <w:rPr>
          <w:lang w:val="en-US"/>
        </w:rPr>
      </w:pPr>
      <w:r>
        <w:rPr>
          <w:lang w:val="en-US"/>
        </w:rPr>
        <w:t>UC</w:t>
      </w:r>
      <w:r w:rsidR="00084112" w:rsidRPr="00084112">
        <w:rPr>
          <w:lang w:val="en-US"/>
        </w:rPr>
        <w:t>3</w:t>
      </w:r>
      <w:r>
        <w:rPr>
          <w:lang w:val="en-US"/>
        </w:rPr>
        <w:t xml:space="preserve"> -</w:t>
      </w:r>
      <w:r w:rsidR="00084112" w:rsidRPr="00084112">
        <w:rPr>
          <w:lang w:val="en-US"/>
        </w:rPr>
        <w:t xml:space="preserve"> As a customer, I want to be able to add Locations associated to me so that I can choose one of them in the Service. I should only be able to add locations to myself.</w:t>
      </w:r>
    </w:p>
    <w:p w14:paraId="513557AB" w14:textId="2BDF849F" w:rsidR="00084112" w:rsidRDefault="000E2854" w:rsidP="00664836">
      <w:pPr>
        <w:pStyle w:val="ListParagraph"/>
        <w:numPr>
          <w:ilvl w:val="0"/>
          <w:numId w:val="9"/>
        </w:numPr>
        <w:jc w:val="both"/>
        <w:rPr>
          <w:lang w:val="en-US"/>
        </w:rPr>
      </w:pPr>
      <w:r>
        <w:rPr>
          <w:lang w:val="en-US"/>
        </w:rPr>
        <w:t>UC</w:t>
      </w:r>
      <w:r w:rsidR="005076BC" w:rsidRPr="005076BC">
        <w:rPr>
          <w:lang w:val="en-US"/>
        </w:rPr>
        <w:t>8</w:t>
      </w:r>
      <w:r>
        <w:rPr>
          <w:lang w:val="en-US"/>
        </w:rPr>
        <w:t xml:space="preserve"> -</w:t>
      </w:r>
      <w:r w:rsidR="005076BC" w:rsidRPr="005076BC">
        <w:rPr>
          <w:lang w:val="en-US"/>
        </w:rPr>
        <w:t xml:space="preserve"> As a manager, I want to be able to approve or reject a job so that I can control the Services. I should only approve and reject jobs if they are registered in the system by clients.</w:t>
      </w:r>
    </w:p>
    <w:p w14:paraId="6C887B8E" w14:textId="70767D1D" w:rsidR="005076BC" w:rsidRDefault="000E2854" w:rsidP="00664836">
      <w:pPr>
        <w:pStyle w:val="ListParagraph"/>
        <w:numPr>
          <w:ilvl w:val="0"/>
          <w:numId w:val="9"/>
        </w:numPr>
        <w:jc w:val="both"/>
        <w:rPr>
          <w:lang w:val="en-US"/>
        </w:rPr>
      </w:pPr>
      <w:r>
        <w:rPr>
          <w:lang w:val="en-US"/>
        </w:rPr>
        <w:t>UC</w:t>
      </w:r>
      <w:r w:rsidR="00E05AE8" w:rsidRPr="00E05AE8">
        <w:rPr>
          <w:lang w:val="en-US"/>
        </w:rPr>
        <w:t>9</w:t>
      </w:r>
      <w:r>
        <w:rPr>
          <w:lang w:val="en-US"/>
        </w:rPr>
        <w:t xml:space="preserve"> -</w:t>
      </w:r>
      <w:r w:rsidR="00E05AE8" w:rsidRPr="00E05AE8">
        <w:rPr>
          <w:lang w:val="en-US"/>
        </w:rPr>
        <w:t xml:space="preserve"> As a manager, I want to be able to dispatch services to drivers so that the Services are executed. I should only dispatch services if the requests are approved.</w:t>
      </w:r>
    </w:p>
    <w:p w14:paraId="01A80709" w14:textId="21586F6A" w:rsidR="00E05AE8" w:rsidRDefault="000E2854" w:rsidP="00664836">
      <w:pPr>
        <w:pStyle w:val="ListParagraph"/>
        <w:numPr>
          <w:ilvl w:val="0"/>
          <w:numId w:val="9"/>
        </w:numPr>
        <w:jc w:val="both"/>
        <w:rPr>
          <w:lang w:val="en-US"/>
        </w:rPr>
      </w:pPr>
      <w:r>
        <w:rPr>
          <w:lang w:val="en-US"/>
        </w:rPr>
        <w:t>UC</w:t>
      </w:r>
      <w:r w:rsidR="00084BF9" w:rsidRPr="00084BF9">
        <w:rPr>
          <w:lang w:val="en-US"/>
        </w:rPr>
        <w:t>10</w:t>
      </w:r>
      <w:r>
        <w:rPr>
          <w:lang w:val="en-US"/>
        </w:rPr>
        <w:t xml:space="preserve"> -</w:t>
      </w:r>
      <w:r w:rsidR="00084BF9" w:rsidRPr="00084BF9">
        <w:rPr>
          <w:lang w:val="en-US"/>
        </w:rPr>
        <w:t xml:space="preserve"> As a manager, I want to be able to register Drivers in the application so that the Transports can be executed by them. I should only be able to register them and not update their data.</w:t>
      </w:r>
    </w:p>
    <w:p w14:paraId="31DB3455" w14:textId="4BD89707" w:rsidR="00084BF9" w:rsidRDefault="000E2854" w:rsidP="00664836">
      <w:pPr>
        <w:pStyle w:val="ListParagraph"/>
        <w:numPr>
          <w:ilvl w:val="0"/>
          <w:numId w:val="9"/>
        </w:numPr>
        <w:jc w:val="both"/>
        <w:rPr>
          <w:lang w:val="en-US"/>
        </w:rPr>
      </w:pPr>
      <w:r>
        <w:rPr>
          <w:lang w:val="en-US"/>
        </w:rPr>
        <w:t>UC</w:t>
      </w:r>
      <w:r w:rsidR="002B0CF0" w:rsidRPr="002B0CF0">
        <w:rPr>
          <w:lang w:val="en-US"/>
        </w:rPr>
        <w:t>11</w:t>
      </w:r>
      <w:r>
        <w:rPr>
          <w:lang w:val="en-US"/>
        </w:rPr>
        <w:t xml:space="preserve"> -</w:t>
      </w:r>
      <w:r w:rsidR="002B0CF0" w:rsidRPr="002B0CF0">
        <w:rPr>
          <w:lang w:val="en-US"/>
        </w:rPr>
        <w:t xml:space="preserve"> As a manager, I want to be able to register Customers in the application so that I have the possibility of new Services be asked. I should only be able to register them and not update their data.</w:t>
      </w:r>
    </w:p>
    <w:p w14:paraId="6E004D71" w14:textId="28123501" w:rsidR="002B0CF0" w:rsidRDefault="000E2854" w:rsidP="00664836">
      <w:pPr>
        <w:pStyle w:val="ListParagraph"/>
        <w:numPr>
          <w:ilvl w:val="0"/>
          <w:numId w:val="9"/>
        </w:numPr>
        <w:jc w:val="both"/>
        <w:rPr>
          <w:lang w:val="en-US"/>
        </w:rPr>
      </w:pPr>
      <w:r>
        <w:rPr>
          <w:lang w:val="en-US"/>
        </w:rPr>
        <w:t>UC</w:t>
      </w:r>
      <w:r w:rsidR="009125C6" w:rsidRPr="009125C6">
        <w:rPr>
          <w:lang w:val="en-US"/>
        </w:rPr>
        <w:t>12</w:t>
      </w:r>
      <w:r>
        <w:rPr>
          <w:lang w:val="en-US"/>
        </w:rPr>
        <w:t xml:space="preserve"> -</w:t>
      </w:r>
      <w:r w:rsidR="009125C6" w:rsidRPr="009125C6">
        <w:rPr>
          <w:lang w:val="en-US"/>
        </w:rPr>
        <w:t xml:space="preserve"> As a user of the system, I want to be able to login into the application so that I can access the application features. I should not be able to access the system without valid login credentials.</w:t>
      </w:r>
    </w:p>
    <w:p w14:paraId="74EAE53B" w14:textId="2FF04B4C" w:rsidR="00C3355A" w:rsidRDefault="000E2854" w:rsidP="00664836">
      <w:pPr>
        <w:pStyle w:val="ListParagraph"/>
        <w:numPr>
          <w:ilvl w:val="0"/>
          <w:numId w:val="9"/>
        </w:numPr>
        <w:jc w:val="both"/>
        <w:rPr>
          <w:lang w:val="en-US"/>
        </w:rPr>
      </w:pPr>
      <w:r>
        <w:rPr>
          <w:lang w:val="en-US"/>
        </w:rPr>
        <w:t>UC</w:t>
      </w:r>
      <w:r w:rsidR="00C3355A" w:rsidRPr="00C3355A">
        <w:rPr>
          <w:lang w:val="en-US"/>
        </w:rPr>
        <w:t>13</w:t>
      </w:r>
      <w:r>
        <w:rPr>
          <w:lang w:val="en-US"/>
        </w:rPr>
        <w:t xml:space="preserve"> -</w:t>
      </w:r>
      <w:r w:rsidR="00C3355A" w:rsidRPr="00C3355A">
        <w:rPr>
          <w:lang w:val="en-US"/>
        </w:rPr>
        <w:t xml:space="preserve"> As a user of the system, I want to be able to change my password following the correct rules. I should only be able to change my password.</w:t>
      </w:r>
    </w:p>
    <w:p w14:paraId="4154E4A0" w14:textId="7313A1A0" w:rsidR="00C3355A" w:rsidRDefault="00822E5C" w:rsidP="00163C59">
      <w:pPr>
        <w:pStyle w:val="Heading1"/>
        <w:numPr>
          <w:ilvl w:val="1"/>
          <w:numId w:val="2"/>
        </w:numPr>
        <w:rPr>
          <w:lang w:val="en-US"/>
        </w:rPr>
      </w:pPr>
      <w:bookmarkStart w:id="26" w:name="_Toc167047890"/>
      <w:r>
        <w:rPr>
          <w:lang w:val="en-US"/>
        </w:rPr>
        <w:t xml:space="preserve">UC1 - </w:t>
      </w:r>
      <w:r w:rsidR="00163C59" w:rsidRPr="00163C59">
        <w:rPr>
          <w:lang w:val="en-US"/>
        </w:rPr>
        <w:t>As a Customer, I want to be able to register delivery services so that I can have the parcel delivered to my Location.</w:t>
      </w:r>
      <w:bookmarkEnd w:id="26"/>
    </w:p>
    <w:p w14:paraId="29C2C96F" w14:textId="49CFD6CC" w:rsidR="00163C59" w:rsidRDefault="00872850" w:rsidP="00664836">
      <w:pPr>
        <w:jc w:val="both"/>
        <w:rPr>
          <w:lang w:val="en-US"/>
        </w:rPr>
      </w:pPr>
      <w:r>
        <w:rPr>
          <w:lang w:val="en-US"/>
        </w:rPr>
        <w:t xml:space="preserve">This use case is </w:t>
      </w:r>
      <w:r w:rsidR="006B0426">
        <w:rPr>
          <w:lang w:val="en-US"/>
        </w:rPr>
        <w:t>available on the following procedures:</w:t>
      </w:r>
    </w:p>
    <w:p w14:paraId="5CEB8CB1" w14:textId="77777777" w:rsidR="00105E62" w:rsidRDefault="00867E18" w:rsidP="00105E62">
      <w:pPr>
        <w:keepNext/>
        <w:jc w:val="center"/>
      </w:pPr>
      <w:r>
        <w:rPr>
          <w:noProof/>
        </w:rPr>
        <w:drawing>
          <wp:inline distT="0" distB="0" distL="0" distR="0" wp14:anchorId="00263FAE" wp14:editId="0BBB8215">
            <wp:extent cx="5943600" cy="2291715"/>
            <wp:effectExtent l="0" t="0" r="0" b="0"/>
            <wp:docPr id="8465682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68282" name="Picture 1" descr="A screenshot of a computer&#10;&#10;Description automatically generated"/>
                    <pic:cNvPicPr/>
                  </pic:nvPicPr>
                  <pic:blipFill>
                    <a:blip r:embed="rId16"/>
                    <a:stretch>
                      <a:fillRect/>
                    </a:stretch>
                  </pic:blipFill>
                  <pic:spPr>
                    <a:xfrm>
                      <a:off x="0" y="0"/>
                      <a:ext cx="5943600" cy="2291715"/>
                    </a:xfrm>
                    <a:prstGeom prst="rect">
                      <a:avLst/>
                    </a:prstGeom>
                  </pic:spPr>
                </pic:pic>
              </a:graphicData>
            </a:graphic>
          </wp:inline>
        </w:drawing>
      </w:r>
    </w:p>
    <w:p w14:paraId="4B3E4D5C" w14:textId="3756149E" w:rsidR="00AD2426" w:rsidRPr="00105E62" w:rsidRDefault="00105E62" w:rsidP="00105E62">
      <w:pPr>
        <w:pStyle w:val="Caption"/>
        <w:jc w:val="center"/>
        <w:rPr>
          <w:lang w:val="en-GB"/>
        </w:rPr>
      </w:pPr>
      <w:bookmarkStart w:id="27" w:name="_Toc167047922"/>
      <w:r w:rsidRPr="00105E62">
        <w:rPr>
          <w:lang w:val="en-GB"/>
        </w:rPr>
        <w:t xml:space="preserve">Figure </w:t>
      </w:r>
      <w:r>
        <w:fldChar w:fldCharType="begin"/>
      </w:r>
      <w:r w:rsidRPr="00105E62">
        <w:rPr>
          <w:lang w:val="en-GB"/>
        </w:rPr>
        <w:instrText xml:space="preserve"> SEQ Figure \* ARABIC </w:instrText>
      </w:r>
      <w:r>
        <w:fldChar w:fldCharType="separate"/>
      </w:r>
      <w:r w:rsidR="001F1F10">
        <w:rPr>
          <w:noProof/>
          <w:lang w:val="en-GB"/>
        </w:rPr>
        <w:t>4</w:t>
      </w:r>
      <w:r>
        <w:fldChar w:fldCharType="end"/>
      </w:r>
      <w:r w:rsidRPr="00105E62">
        <w:rPr>
          <w:lang w:val="en-GB"/>
        </w:rPr>
        <w:t xml:space="preserve"> - Creation of Service Request (1)</w:t>
      </w:r>
      <w:bookmarkEnd w:id="27"/>
    </w:p>
    <w:p w14:paraId="6A527BEE" w14:textId="77777777" w:rsidR="00AD2426" w:rsidRDefault="0071367F" w:rsidP="00AD2426">
      <w:pPr>
        <w:keepNext/>
        <w:jc w:val="center"/>
      </w:pPr>
      <w:r>
        <w:rPr>
          <w:noProof/>
        </w:rPr>
        <w:drawing>
          <wp:inline distT="0" distB="0" distL="0" distR="0" wp14:anchorId="3514944F" wp14:editId="3E4943D4">
            <wp:extent cx="5943600" cy="1849755"/>
            <wp:effectExtent l="0" t="0" r="0" b="0"/>
            <wp:docPr id="1523750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50196" name="Picture 1" descr="A screenshot of a computer&#10;&#10;Description automatically generated"/>
                    <pic:cNvPicPr/>
                  </pic:nvPicPr>
                  <pic:blipFill>
                    <a:blip r:embed="rId17"/>
                    <a:stretch>
                      <a:fillRect/>
                    </a:stretch>
                  </pic:blipFill>
                  <pic:spPr>
                    <a:xfrm>
                      <a:off x="0" y="0"/>
                      <a:ext cx="5943600" cy="1849755"/>
                    </a:xfrm>
                    <a:prstGeom prst="rect">
                      <a:avLst/>
                    </a:prstGeom>
                  </pic:spPr>
                </pic:pic>
              </a:graphicData>
            </a:graphic>
          </wp:inline>
        </w:drawing>
      </w:r>
    </w:p>
    <w:p w14:paraId="60788CB9" w14:textId="35AAE614" w:rsidR="00867E18" w:rsidRDefault="00AD2426" w:rsidP="00AD2426">
      <w:pPr>
        <w:pStyle w:val="Caption"/>
        <w:jc w:val="center"/>
        <w:rPr>
          <w:lang w:val="en-US"/>
        </w:rPr>
      </w:pPr>
      <w:bookmarkStart w:id="28" w:name="_Toc167047923"/>
      <w:r w:rsidRPr="00B90D0F">
        <w:rPr>
          <w:lang w:val="en-US"/>
        </w:rPr>
        <w:t xml:space="preserve">Figure </w:t>
      </w:r>
      <w:r>
        <w:fldChar w:fldCharType="begin"/>
      </w:r>
      <w:r w:rsidRPr="00B90D0F">
        <w:rPr>
          <w:lang w:val="en-US"/>
        </w:rPr>
        <w:instrText xml:space="preserve"> SEQ Figure \* ARABIC </w:instrText>
      </w:r>
      <w:r>
        <w:fldChar w:fldCharType="separate"/>
      </w:r>
      <w:r w:rsidR="001F1F10">
        <w:rPr>
          <w:noProof/>
          <w:lang w:val="en-US"/>
        </w:rPr>
        <w:t>5</w:t>
      </w:r>
      <w:r>
        <w:fldChar w:fldCharType="end"/>
      </w:r>
      <w:r w:rsidRPr="00B90D0F">
        <w:rPr>
          <w:noProof/>
          <w:lang w:val="en-US"/>
        </w:rPr>
        <w:t xml:space="preserve"> - Creation of Service Request (2)</w:t>
      </w:r>
      <w:bookmarkEnd w:id="28"/>
    </w:p>
    <w:p w14:paraId="7A138ECB" w14:textId="77777777" w:rsidR="00AD2426" w:rsidRDefault="00261D37" w:rsidP="00E61B8F">
      <w:pPr>
        <w:keepNext/>
        <w:jc w:val="center"/>
      </w:pPr>
      <w:r>
        <w:rPr>
          <w:noProof/>
        </w:rPr>
        <w:drawing>
          <wp:inline distT="0" distB="0" distL="0" distR="0" wp14:anchorId="5E0A6322" wp14:editId="46B2961C">
            <wp:extent cx="5943600" cy="3212465"/>
            <wp:effectExtent l="0" t="0" r="0" b="6985"/>
            <wp:docPr id="1651962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62326" name="Picture 1" descr="A screenshot of a computer&#10;&#10;Description automatically generated"/>
                    <pic:cNvPicPr/>
                  </pic:nvPicPr>
                  <pic:blipFill>
                    <a:blip r:embed="rId18"/>
                    <a:stretch>
                      <a:fillRect/>
                    </a:stretch>
                  </pic:blipFill>
                  <pic:spPr>
                    <a:xfrm>
                      <a:off x="0" y="0"/>
                      <a:ext cx="5943600" cy="3212465"/>
                    </a:xfrm>
                    <a:prstGeom prst="rect">
                      <a:avLst/>
                    </a:prstGeom>
                  </pic:spPr>
                </pic:pic>
              </a:graphicData>
            </a:graphic>
          </wp:inline>
        </w:drawing>
      </w:r>
    </w:p>
    <w:p w14:paraId="07B823FD" w14:textId="75C7B25E" w:rsidR="0071367F" w:rsidRDefault="00AD2426" w:rsidP="00E61B8F">
      <w:pPr>
        <w:pStyle w:val="Caption"/>
        <w:jc w:val="center"/>
        <w:rPr>
          <w:lang w:val="en-US"/>
        </w:rPr>
      </w:pPr>
      <w:bookmarkStart w:id="29" w:name="_Toc167047924"/>
      <w:r w:rsidRPr="00B90D0F">
        <w:rPr>
          <w:lang w:val="en-US"/>
        </w:rPr>
        <w:t xml:space="preserve">Figure </w:t>
      </w:r>
      <w:r>
        <w:fldChar w:fldCharType="begin"/>
      </w:r>
      <w:r w:rsidRPr="00B90D0F">
        <w:rPr>
          <w:lang w:val="en-US"/>
        </w:rPr>
        <w:instrText xml:space="preserve"> SEQ Figure \* ARABIC </w:instrText>
      </w:r>
      <w:r>
        <w:fldChar w:fldCharType="separate"/>
      </w:r>
      <w:r w:rsidR="001F1F10">
        <w:rPr>
          <w:noProof/>
          <w:lang w:val="en-US"/>
        </w:rPr>
        <w:t>6</w:t>
      </w:r>
      <w:r>
        <w:fldChar w:fldCharType="end"/>
      </w:r>
      <w:r w:rsidRPr="00B90D0F">
        <w:rPr>
          <w:noProof/>
          <w:lang w:val="en-US"/>
        </w:rPr>
        <w:t xml:space="preserve"> - Creation of Service Request (3)</w:t>
      </w:r>
      <w:bookmarkEnd w:id="29"/>
    </w:p>
    <w:p w14:paraId="3DDC9CAD" w14:textId="43F6C126" w:rsidR="00261D37" w:rsidRDefault="00EC1E64" w:rsidP="00F60F5A">
      <w:pPr>
        <w:jc w:val="both"/>
        <w:rPr>
          <w:lang w:val="en-US"/>
        </w:rPr>
      </w:pPr>
      <w:r>
        <w:rPr>
          <w:lang w:val="en-US"/>
        </w:rPr>
        <w:t xml:space="preserve">The Status field </w:t>
      </w:r>
      <w:r w:rsidR="0025314F">
        <w:rPr>
          <w:lang w:val="en-US"/>
        </w:rPr>
        <w:t xml:space="preserve">returns the </w:t>
      </w:r>
      <w:r w:rsidR="00B31553">
        <w:rPr>
          <w:lang w:val="en-US"/>
        </w:rPr>
        <w:t xml:space="preserve">actual status </w:t>
      </w:r>
      <w:r w:rsidR="0058772E">
        <w:rPr>
          <w:lang w:val="en-US"/>
        </w:rPr>
        <w:t xml:space="preserve">of the Service, and it only changes the </w:t>
      </w:r>
      <w:r w:rsidR="0043509D">
        <w:rPr>
          <w:lang w:val="en-US"/>
        </w:rPr>
        <w:t xml:space="preserve">status </w:t>
      </w:r>
      <w:r w:rsidR="00155194">
        <w:rPr>
          <w:lang w:val="en-US"/>
        </w:rPr>
        <w:t xml:space="preserve">when it is a different one. </w:t>
      </w:r>
      <w:r w:rsidR="00D27971">
        <w:rPr>
          <w:lang w:val="en-US"/>
        </w:rPr>
        <w:t xml:space="preserve">So, the </w:t>
      </w:r>
      <w:r w:rsidR="00EB5ACE">
        <w:rPr>
          <w:lang w:val="en-US"/>
        </w:rPr>
        <w:t>workflow</w:t>
      </w:r>
      <w:r w:rsidR="006B555E">
        <w:rPr>
          <w:lang w:val="en-US"/>
        </w:rPr>
        <w:t xml:space="preserve"> of status is not implemented yet</w:t>
      </w:r>
      <w:r w:rsidR="00144BF7">
        <w:rPr>
          <w:lang w:val="en-US"/>
        </w:rPr>
        <w:t>, the use</w:t>
      </w:r>
      <w:r w:rsidR="000E7816">
        <w:rPr>
          <w:lang w:val="en-US"/>
        </w:rPr>
        <w:t>r</w:t>
      </w:r>
      <w:r w:rsidR="00144BF7">
        <w:rPr>
          <w:lang w:val="en-US"/>
        </w:rPr>
        <w:t xml:space="preserve"> can change the status to anyth</w:t>
      </w:r>
      <w:r w:rsidR="000A36DC">
        <w:rPr>
          <w:lang w:val="en-US"/>
        </w:rPr>
        <w:t>ing.</w:t>
      </w:r>
    </w:p>
    <w:p w14:paraId="2C050105" w14:textId="73FD6D89" w:rsidR="00772CD6" w:rsidRDefault="000E7816" w:rsidP="00F60F5A">
      <w:pPr>
        <w:jc w:val="both"/>
        <w:rPr>
          <w:lang w:val="en-US"/>
        </w:rPr>
      </w:pPr>
      <w:r>
        <w:rPr>
          <w:lang w:val="en-US"/>
        </w:rPr>
        <w:t xml:space="preserve">Also, the Locations list </w:t>
      </w:r>
      <w:r w:rsidR="00CC356A">
        <w:rPr>
          <w:lang w:val="en-US"/>
        </w:rPr>
        <w:t>shows</w:t>
      </w:r>
      <w:r>
        <w:rPr>
          <w:lang w:val="en-US"/>
        </w:rPr>
        <w:t xml:space="preserve"> all the </w:t>
      </w:r>
      <w:r w:rsidR="00E21500">
        <w:rPr>
          <w:lang w:val="en-US"/>
        </w:rPr>
        <w:t xml:space="preserve">Locations in the system, it must be </w:t>
      </w:r>
      <w:r w:rsidR="00351ACC">
        <w:rPr>
          <w:lang w:val="en-US"/>
        </w:rPr>
        <w:t>improved to only show the Locations of the Customer selected</w:t>
      </w:r>
      <w:r w:rsidR="000837F5">
        <w:rPr>
          <w:lang w:val="en-US"/>
        </w:rPr>
        <w:t xml:space="preserve"> and the Customer should be selected </w:t>
      </w:r>
      <w:r w:rsidR="003C02ED">
        <w:rPr>
          <w:lang w:val="en-US"/>
        </w:rPr>
        <w:t xml:space="preserve">automatically for the </w:t>
      </w:r>
      <w:r w:rsidR="00245C1E">
        <w:rPr>
          <w:lang w:val="en-US"/>
        </w:rPr>
        <w:t xml:space="preserve">user </w:t>
      </w:r>
      <w:r w:rsidR="00ED2DD8">
        <w:rPr>
          <w:lang w:val="en-US"/>
        </w:rPr>
        <w:t>logged in.</w:t>
      </w:r>
    </w:p>
    <w:p w14:paraId="6D5C9388" w14:textId="35E12CA8" w:rsidR="00ED2DD8" w:rsidRDefault="00772CD6" w:rsidP="00772CD6">
      <w:pPr>
        <w:pStyle w:val="Heading1"/>
        <w:numPr>
          <w:ilvl w:val="1"/>
          <w:numId w:val="2"/>
        </w:numPr>
        <w:rPr>
          <w:lang w:val="en-US"/>
        </w:rPr>
      </w:pPr>
      <w:bookmarkStart w:id="30" w:name="_Toc167047891"/>
      <w:r w:rsidRPr="00772CD6">
        <w:rPr>
          <w:lang w:val="en-US"/>
        </w:rPr>
        <w:t>UC3 - As a customer, I want to be able to add Locations associated to me so that I can choose one of them in the Service.</w:t>
      </w:r>
      <w:bookmarkEnd w:id="30"/>
    </w:p>
    <w:p w14:paraId="7888197A" w14:textId="6FD44D81" w:rsidR="0016041F" w:rsidRDefault="0016041F" w:rsidP="00664836">
      <w:pPr>
        <w:jc w:val="both"/>
        <w:rPr>
          <w:lang w:val="en-US"/>
        </w:rPr>
      </w:pPr>
      <w:r w:rsidRPr="0016041F">
        <w:rPr>
          <w:lang w:val="en-US"/>
        </w:rPr>
        <w:t>This use case is available on the following procedures:</w:t>
      </w:r>
    </w:p>
    <w:p w14:paraId="193FECAA" w14:textId="77777777" w:rsidR="00B21819" w:rsidRDefault="000E3F5F" w:rsidP="00B21819">
      <w:pPr>
        <w:keepNext/>
        <w:jc w:val="center"/>
      </w:pPr>
      <w:r>
        <w:rPr>
          <w:noProof/>
        </w:rPr>
        <w:drawing>
          <wp:inline distT="0" distB="0" distL="0" distR="0" wp14:anchorId="56EFC9A6" wp14:editId="143D25B5">
            <wp:extent cx="5943600" cy="2194560"/>
            <wp:effectExtent l="0" t="0" r="0" b="0"/>
            <wp:docPr id="1271148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48498" name="Picture 1" descr="A screenshot of a computer&#10;&#10;Description automatically generated"/>
                    <pic:cNvPicPr/>
                  </pic:nvPicPr>
                  <pic:blipFill>
                    <a:blip r:embed="rId19"/>
                    <a:stretch>
                      <a:fillRect/>
                    </a:stretch>
                  </pic:blipFill>
                  <pic:spPr>
                    <a:xfrm>
                      <a:off x="0" y="0"/>
                      <a:ext cx="5943600" cy="2194560"/>
                    </a:xfrm>
                    <a:prstGeom prst="rect">
                      <a:avLst/>
                    </a:prstGeom>
                  </pic:spPr>
                </pic:pic>
              </a:graphicData>
            </a:graphic>
          </wp:inline>
        </w:drawing>
      </w:r>
    </w:p>
    <w:p w14:paraId="3259EFB8" w14:textId="7754512A" w:rsidR="0016041F" w:rsidRDefault="00B21819" w:rsidP="00B21819">
      <w:pPr>
        <w:pStyle w:val="Caption"/>
        <w:jc w:val="center"/>
        <w:rPr>
          <w:lang w:val="en-US"/>
        </w:rPr>
      </w:pPr>
      <w:bookmarkStart w:id="31" w:name="_Toc167047925"/>
      <w:r w:rsidRPr="00B21819">
        <w:rPr>
          <w:lang w:val="en-US"/>
        </w:rPr>
        <w:t xml:space="preserve">Figure </w:t>
      </w:r>
      <w:r>
        <w:fldChar w:fldCharType="begin"/>
      </w:r>
      <w:r w:rsidRPr="00B21819">
        <w:rPr>
          <w:lang w:val="en-US"/>
        </w:rPr>
        <w:instrText xml:space="preserve"> SEQ Figure \* ARABIC </w:instrText>
      </w:r>
      <w:r>
        <w:fldChar w:fldCharType="separate"/>
      </w:r>
      <w:r w:rsidR="001F1F10">
        <w:rPr>
          <w:noProof/>
          <w:lang w:val="en-US"/>
        </w:rPr>
        <w:t>7</w:t>
      </w:r>
      <w:r>
        <w:fldChar w:fldCharType="end"/>
      </w:r>
      <w:r w:rsidRPr="00B21819">
        <w:rPr>
          <w:noProof/>
          <w:lang w:val="en-US"/>
        </w:rPr>
        <w:t xml:space="preserve"> - Associate Locations to Customer (1)</w:t>
      </w:r>
      <w:bookmarkEnd w:id="31"/>
    </w:p>
    <w:p w14:paraId="67C0BB51" w14:textId="77777777" w:rsidR="00B21819" w:rsidRDefault="000B6E0D" w:rsidP="00B21819">
      <w:pPr>
        <w:keepNext/>
        <w:jc w:val="center"/>
      </w:pPr>
      <w:r>
        <w:rPr>
          <w:noProof/>
        </w:rPr>
        <w:drawing>
          <wp:inline distT="0" distB="0" distL="0" distR="0" wp14:anchorId="749CE4B2" wp14:editId="1145DE9B">
            <wp:extent cx="5943600" cy="1544955"/>
            <wp:effectExtent l="0" t="0" r="0" b="0"/>
            <wp:docPr id="1710953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3507" name="Picture 1" descr="A screenshot of a computer&#10;&#10;Description automatically generated"/>
                    <pic:cNvPicPr/>
                  </pic:nvPicPr>
                  <pic:blipFill>
                    <a:blip r:embed="rId20"/>
                    <a:stretch>
                      <a:fillRect/>
                    </a:stretch>
                  </pic:blipFill>
                  <pic:spPr>
                    <a:xfrm>
                      <a:off x="0" y="0"/>
                      <a:ext cx="5943600" cy="1544955"/>
                    </a:xfrm>
                    <a:prstGeom prst="rect">
                      <a:avLst/>
                    </a:prstGeom>
                  </pic:spPr>
                </pic:pic>
              </a:graphicData>
            </a:graphic>
          </wp:inline>
        </w:drawing>
      </w:r>
    </w:p>
    <w:p w14:paraId="782DE87E" w14:textId="04A3EAE8" w:rsidR="000E3F5F" w:rsidRDefault="00B21819" w:rsidP="00B21819">
      <w:pPr>
        <w:pStyle w:val="Caption"/>
        <w:jc w:val="center"/>
        <w:rPr>
          <w:lang w:val="en-US"/>
        </w:rPr>
      </w:pPr>
      <w:bookmarkStart w:id="32" w:name="_Toc167047926"/>
      <w:r w:rsidRPr="00B21819">
        <w:rPr>
          <w:lang w:val="en-US"/>
        </w:rPr>
        <w:t xml:space="preserve">Figure </w:t>
      </w:r>
      <w:r>
        <w:fldChar w:fldCharType="begin"/>
      </w:r>
      <w:r w:rsidRPr="00B21819">
        <w:rPr>
          <w:lang w:val="en-US"/>
        </w:rPr>
        <w:instrText xml:space="preserve"> SEQ Figure \* ARABIC </w:instrText>
      </w:r>
      <w:r>
        <w:fldChar w:fldCharType="separate"/>
      </w:r>
      <w:r w:rsidR="001F1F10">
        <w:rPr>
          <w:noProof/>
          <w:lang w:val="en-US"/>
        </w:rPr>
        <w:t>8</w:t>
      </w:r>
      <w:r>
        <w:fldChar w:fldCharType="end"/>
      </w:r>
      <w:r w:rsidRPr="00B21819">
        <w:rPr>
          <w:noProof/>
          <w:lang w:val="en-US"/>
        </w:rPr>
        <w:t xml:space="preserve"> - Associate Locations to Customer (2)</w:t>
      </w:r>
      <w:bookmarkEnd w:id="32"/>
    </w:p>
    <w:p w14:paraId="57EEC655" w14:textId="77777777" w:rsidR="00B21819" w:rsidRDefault="00165C12" w:rsidP="00B21819">
      <w:pPr>
        <w:keepNext/>
        <w:jc w:val="center"/>
      </w:pPr>
      <w:r>
        <w:rPr>
          <w:noProof/>
        </w:rPr>
        <w:drawing>
          <wp:inline distT="0" distB="0" distL="0" distR="0" wp14:anchorId="26304C26" wp14:editId="026D23C0">
            <wp:extent cx="5943600" cy="1925955"/>
            <wp:effectExtent l="0" t="0" r="0" b="0"/>
            <wp:docPr id="1750596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96037" name="Picture 1" descr="A screenshot of a computer&#10;&#10;Description automatically generated"/>
                    <pic:cNvPicPr/>
                  </pic:nvPicPr>
                  <pic:blipFill>
                    <a:blip r:embed="rId21"/>
                    <a:stretch>
                      <a:fillRect/>
                    </a:stretch>
                  </pic:blipFill>
                  <pic:spPr>
                    <a:xfrm>
                      <a:off x="0" y="0"/>
                      <a:ext cx="5943600" cy="1925955"/>
                    </a:xfrm>
                    <a:prstGeom prst="rect">
                      <a:avLst/>
                    </a:prstGeom>
                  </pic:spPr>
                </pic:pic>
              </a:graphicData>
            </a:graphic>
          </wp:inline>
        </w:drawing>
      </w:r>
    </w:p>
    <w:p w14:paraId="3ADB7C8C" w14:textId="25D1C310" w:rsidR="000B6E0D" w:rsidRDefault="00B21819" w:rsidP="00B21819">
      <w:pPr>
        <w:pStyle w:val="Caption"/>
        <w:jc w:val="center"/>
        <w:rPr>
          <w:lang w:val="en-US"/>
        </w:rPr>
      </w:pPr>
      <w:bookmarkStart w:id="33" w:name="_Toc167047927"/>
      <w:r w:rsidRPr="00B21819">
        <w:rPr>
          <w:lang w:val="en-US"/>
        </w:rPr>
        <w:t xml:space="preserve">Figure </w:t>
      </w:r>
      <w:r>
        <w:fldChar w:fldCharType="begin"/>
      </w:r>
      <w:r w:rsidRPr="00B21819">
        <w:rPr>
          <w:lang w:val="en-US"/>
        </w:rPr>
        <w:instrText xml:space="preserve"> SEQ Figure \* ARABIC </w:instrText>
      </w:r>
      <w:r>
        <w:fldChar w:fldCharType="separate"/>
      </w:r>
      <w:r w:rsidR="001F1F10">
        <w:rPr>
          <w:noProof/>
          <w:lang w:val="en-US"/>
        </w:rPr>
        <w:t>9</w:t>
      </w:r>
      <w:r>
        <w:fldChar w:fldCharType="end"/>
      </w:r>
      <w:r w:rsidRPr="00B21819">
        <w:rPr>
          <w:lang w:val="en-US"/>
        </w:rPr>
        <w:t xml:space="preserve"> - Associate Locations to Customer (3)</w:t>
      </w:r>
      <w:bookmarkEnd w:id="33"/>
    </w:p>
    <w:p w14:paraId="1B395B38" w14:textId="0F34168F" w:rsidR="00165C12" w:rsidRDefault="009409B6" w:rsidP="00664836">
      <w:pPr>
        <w:jc w:val="both"/>
        <w:rPr>
          <w:lang w:val="en-US"/>
        </w:rPr>
      </w:pPr>
      <w:r>
        <w:rPr>
          <w:lang w:val="en-US"/>
        </w:rPr>
        <w:t xml:space="preserve">This use case </w:t>
      </w:r>
      <w:r w:rsidR="002E224B">
        <w:rPr>
          <w:lang w:val="en-US"/>
        </w:rPr>
        <w:t xml:space="preserve">is </w:t>
      </w:r>
      <w:r w:rsidR="0025670F">
        <w:rPr>
          <w:lang w:val="en-US"/>
        </w:rPr>
        <w:t>in</w:t>
      </w:r>
      <w:r w:rsidR="002E224B">
        <w:rPr>
          <w:lang w:val="en-US"/>
        </w:rPr>
        <w:t xml:space="preserve"> a simple </w:t>
      </w:r>
      <w:r w:rsidR="0025670F">
        <w:rPr>
          <w:lang w:val="en-US"/>
        </w:rPr>
        <w:t xml:space="preserve">phase of implementation. In the future, this </w:t>
      </w:r>
      <w:r w:rsidR="00A35D45">
        <w:rPr>
          <w:lang w:val="en-US"/>
        </w:rPr>
        <w:t>will</w:t>
      </w:r>
      <w:r w:rsidR="0025670F">
        <w:rPr>
          <w:lang w:val="en-US"/>
        </w:rPr>
        <w:t xml:space="preserve"> be altered to be more secure </w:t>
      </w:r>
      <w:r w:rsidR="00F1722F">
        <w:rPr>
          <w:lang w:val="en-US"/>
        </w:rPr>
        <w:t xml:space="preserve">and </w:t>
      </w:r>
      <w:r w:rsidR="000D7519">
        <w:rPr>
          <w:lang w:val="en-US"/>
        </w:rPr>
        <w:t xml:space="preserve">much more </w:t>
      </w:r>
      <w:r w:rsidR="00B21819">
        <w:rPr>
          <w:lang w:val="en-US"/>
        </w:rPr>
        <w:t>appropriate</w:t>
      </w:r>
      <w:r w:rsidR="000D7519">
        <w:rPr>
          <w:lang w:val="en-US"/>
        </w:rPr>
        <w:t xml:space="preserve"> for the application. At this point, this only </w:t>
      </w:r>
      <w:proofErr w:type="gramStart"/>
      <w:r w:rsidR="000D7519">
        <w:rPr>
          <w:lang w:val="en-US"/>
        </w:rPr>
        <w:t>allows</w:t>
      </w:r>
      <w:proofErr w:type="gramEnd"/>
      <w:r w:rsidR="000D7519">
        <w:rPr>
          <w:lang w:val="en-US"/>
        </w:rPr>
        <w:t xml:space="preserve"> to </w:t>
      </w:r>
      <w:r w:rsidR="00354DB6">
        <w:rPr>
          <w:lang w:val="en-US"/>
        </w:rPr>
        <w:t xml:space="preserve">create the Location and associate </w:t>
      </w:r>
      <w:r w:rsidR="00DA42A6">
        <w:rPr>
          <w:lang w:val="en-US"/>
        </w:rPr>
        <w:t xml:space="preserve">a </w:t>
      </w:r>
      <w:proofErr w:type="gramStart"/>
      <w:r w:rsidR="00DA42A6">
        <w:rPr>
          <w:lang w:val="en-US"/>
        </w:rPr>
        <w:t>Customer</w:t>
      </w:r>
      <w:proofErr w:type="gramEnd"/>
      <w:r w:rsidR="00DA42A6">
        <w:rPr>
          <w:lang w:val="en-US"/>
        </w:rPr>
        <w:t xml:space="preserve"> to </w:t>
      </w:r>
      <w:r w:rsidR="00354DB6">
        <w:rPr>
          <w:lang w:val="en-US"/>
        </w:rPr>
        <w:t>it.</w:t>
      </w:r>
    </w:p>
    <w:p w14:paraId="560138AE" w14:textId="77777777" w:rsidR="00B21819" w:rsidRDefault="00B21819" w:rsidP="0016041F">
      <w:pPr>
        <w:rPr>
          <w:lang w:val="en-US"/>
        </w:rPr>
      </w:pPr>
    </w:p>
    <w:p w14:paraId="29B44152" w14:textId="00C1A1BD" w:rsidR="00B21819" w:rsidRDefault="00B21819" w:rsidP="00B21819">
      <w:pPr>
        <w:pStyle w:val="Heading1"/>
        <w:numPr>
          <w:ilvl w:val="1"/>
          <w:numId w:val="2"/>
        </w:numPr>
        <w:rPr>
          <w:lang w:val="en-US"/>
        </w:rPr>
      </w:pPr>
      <w:bookmarkStart w:id="34" w:name="_Toc167047892"/>
      <w:r w:rsidRPr="00B21819">
        <w:rPr>
          <w:lang w:val="en-US"/>
        </w:rPr>
        <w:t>UC8 - As a manager, I want to be able to approve or reject a job so that I can control the Services. I should only approve and reject jobs if they are registered in the system by clients.</w:t>
      </w:r>
      <w:bookmarkEnd w:id="34"/>
    </w:p>
    <w:p w14:paraId="4D91111A" w14:textId="430B0FC3" w:rsidR="007F3063" w:rsidRDefault="006601FA" w:rsidP="00664836">
      <w:pPr>
        <w:jc w:val="both"/>
        <w:rPr>
          <w:lang w:val="en-US"/>
        </w:rPr>
      </w:pPr>
      <w:r>
        <w:rPr>
          <w:lang w:val="en-US"/>
        </w:rPr>
        <w:t xml:space="preserve">To approve or reject the Services, it is </w:t>
      </w:r>
      <w:r w:rsidR="009301F8">
        <w:rPr>
          <w:lang w:val="en-US"/>
        </w:rPr>
        <w:t xml:space="preserve">done </w:t>
      </w:r>
      <w:r w:rsidR="00B465F7">
        <w:rPr>
          <w:lang w:val="en-US"/>
        </w:rPr>
        <w:t xml:space="preserve">on the </w:t>
      </w:r>
      <w:r w:rsidR="000908DF">
        <w:rPr>
          <w:lang w:val="en-US"/>
        </w:rPr>
        <w:t>Services Edit page</w:t>
      </w:r>
      <w:r w:rsidR="00DE649F">
        <w:rPr>
          <w:lang w:val="en-US"/>
        </w:rPr>
        <w:t>:</w:t>
      </w:r>
    </w:p>
    <w:p w14:paraId="1B0D9BE0" w14:textId="77777777" w:rsidR="00105E62" w:rsidRDefault="00CF58F3" w:rsidP="00105E62">
      <w:pPr>
        <w:keepNext/>
      </w:pPr>
      <w:r>
        <w:rPr>
          <w:noProof/>
        </w:rPr>
        <w:drawing>
          <wp:inline distT="0" distB="0" distL="0" distR="0" wp14:anchorId="01053980" wp14:editId="697BCD7E">
            <wp:extent cx="5943600" cy="2096770"/>
            <wp:effectExtent l="0" t="0" r="0" b="0"/>
            <wp:docPr id="791502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02484" name="Picture 1" descr="A screenshot of a computer&#10;&#10;Description automatically generated"/>
                    <pic:cNvPicPr/>
                  </pic:nvPicPr>
                  <pic:blipFill>
                    <a:blip r:embed="rId22"/>
                    <a:stretch>
                      <a:fillRect/>
                    </a:stretch>
                  </pic:blipFill>
                  <pic:spPr>
                    <a:xfrm>
                      <a:off x="0" y="0"/>
                      <a:ext cx="5943600" cy="2096770"/>
                    </a:xfrm>
                    <a:prstGeom prst="rect">
                      <a:avLst/>
                    </a:prstGeom>
                  </pic:spPr>
                </pic:pic>
              </a:graphicData>
            </a:graphic>
          </wp:inline>
        </w:drawing>
      </w:r>
    </w:p>
    <w:p w14:paraId="74218F47" w14:textId="437EF5DB" w:rsidR="00105E62" w:rsidRDefault="00105E62" w:rsidP="00105E62">
      <w:pPr>
        <w:pStyle w:val="Caption"/>
        <w:jc w:val="center"/>
      </w:pPr>
      <w:bookmarkStart w:id="35" w:name="_Toc167047928"/>
      <w:r>
        <w:t xml:space="preserve">Figure </w:t>
      </w:r>
      <w:r>
        <w:fldChar w:fldCharType="begin"/>
      </w:r>
      <w:r>
        <w:instrText xml:space="preserve"> SEQ Figure \* ARABIC </w:instrText>
      </w:r>
      <w:r>
        <w:fldChar w:fldCharType="separate"/>
      </w:r>
      <w:r w:rsidR="001F1F10">
        <w:rPr>
          <w:noProof/>
        </w:rPr>
        <w:t>10</w:t>
      </w:r>
      <w:r>
        <w:fldChar w:fldCharType="end"/>
      </w:r>
      <w:r>
        <w:t xml:space="preserve"> - Approve/Reject Services (1)</w:t>
      </w:r>
      <w:bookmarkEnd w:id="35"/>
    </w:p>
    <w:p w14:paraId="430441E7" w14:textId="77777777" w:rsidR="00105E62" w:rsidRDefault="003109E5" w:rsidP="00105E62">
      <w:pPr>
        <w:keepNext/>
      </w:pPr>
      <w:r w:rsidRPr="00971DF0">
        <w:rPr>
          <w:noProof/>
          <w:lang w:val="en-US"/>
        </w:rPr>
        <w:t xml:space="preserve"> </w:t>
      </w:r>
      <w:r>
        <w:rPr>
          <w:noProof/>
        </w:rPr>
        <w:drawing>
          <wp:inline distT="0" distB="0" distL="0" distR="0" wp14:anchorId="4FF80696" wp14:editId="3ADFE780">
            <wp:extent cx="5943600" cy="3231515"/>
            <wp:effectExtent l="0" t="0" r="0" b="6985"/>
            <wp:docPr id="1138603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603261" name="Picture 1" descr="A screenshot of a computer&#10;&#10;Description automatically generated"/>
                    <pic:cNvPicPr/>
                  </pic:nvPicPr>
                  <pic:blipFill>
                    <a:blip r:embed="rId23"/>
                    <a:stretch>
                      <a:fillRect/>
                    </a:stretch>
                  </pic:blipFill>
                  <pic:spPr>
                    <a:xfrm>
                      <a:off x="0" y="0"/>
                      <a:ext cx="5943600" cy="3231515"/>
                    </a:xfrm>
                    <a:prstGeom prst="rect">
                      <a:avLst/>
                    </a:prstGeom>
                  </pic:spPr>
                </pic:pic>
              </a:graphicData>
            </a:graphic>
          </wp:inline>
        </w:drawing>
      </w:r>
    </w:p>
    <w:p w14:paraId="393BBA99" w14:textId="374095CC" w:rsidR="00DE649F" w:rsidRPr="00971DF0" w:rsidRDefault="00105E62" w:rsidP="00105E62">
      <w:pPr>
        <w:pStyle w:val="Caption"/>
        <w:jc w:val="center"/>
        <w:rPr>
          <w:noProof/>
          <w:lang w:val="en-US"/>
        </w:rPr>
      </w:pPr>
      <w:bookmarkStart w:id="36" w:name="_Toc167047929"/>
      <w:r w:rsidRPr="001F1F10">
        <w:rPr>
          <w:lang w:val="en-US"/>
        </w:rPr>
        <w:t xml:space="preserve">Figure </w:t>
      </w:r>
      <w:r>
        <w:fldChar w:fldCharType="begin"/>
      </w:r>
      <w:r w:rsidRPr="001F1F10">
        <w:rPr>
          <w:lang w:val="en-US"/>
        </w:rPr>
        <w:instrText xml:space="preserve"> SEQ Figure \* ARABIC </w:instrText>
      </w:r>
      <w:r>
        <w:fldChar w:fldCharType="separate"/>
      </w:r>
      <w:r w:rsidR="001F1F10" w:rsidRPr="001F1F10">
        <w:rPr>
          <w:noProof/>
          <w:lang w:val="en-US"/>
        </w:rPr>
        <w:t>11</w:t>
      </w:r>
      <w:r>
        <w:fldChar w:fldCharType="end"/>
      </w:r>
      <w:r w:rsidRPr="001F1F10">
        <w:rPr>
          <w:lang w:val="en-US"/>
        </w:rPr>
        <w:t xml:space="preserve"> - Approve/Reject Services (2)</w:t>
      </w:r>
      <w:bookmarkEnd w:id="36"/>
    </w:p>
    <w:p w14:paraId="15B49442" w14:textId="4768A6F9" w:rsidR="003109E5" w:rsidRDefault="00510D6E" w:rsidP="00664836">
      <w:pPr>
        <w:jc w:val="both"/>
        <w:rPr>
          <w:noProof/>
          <w:lang w:val="en-US"/>
        </w:rPr>
      </w:pPr>
      <w:r w:rsidRPr="00510D6E">
        <w:rPr>
          <w:noProof/>
          <w:lang w:val="en-US"/>
        </w:rPr>
        <w:t>In the future, this w</w:t>
      </w:r>
      <w:r>
        <w:rPr>
          <w:noProof/>
          <w:lang w:val="en-US"/>
        </w:rPr>
        <w:t xml:space="preserve">ill be </w:t>
      </w:r>
      <w:r w:rsidR="007064D1">
        <w:rPr>
          <w:noProof/>
          <w:lang w:val="en-US"/>
        </w:rPr>
        <w:t xml:space="preserve">improved to be </w:t>
      </w:r>
      <w:r w:rsidR="00FB750D">
        <w:rPr>
          <w:noProof/>
          <w:lang w:val="en-US"/>
        </w:rPr>
        <w:t>more secured. For example, it will be available only for the Manager</w:t>
      </w:r>
      <w:r w:rsidR="005752EB">
        <w:rPr>
          <w:noProof/>
          <w:lang w:val="en-US"/>
        </w:rPr>
        <w:t>.</w:t>
      </w:r>
    </w:p>
    <w:p w14:paraId="1E34370A" w14:textId="77777777" w:rsidR="005752EB" w:rsidRDefault="005752EB" w:rsidP="007F3063">
      <w:pPr>
        <w:rPr>
          <w:lang w:val="en-US"/>
        </w:rPr>
      </w:pPr>
    </w:p>
    <w:p w14:paraId="3930E216" w14:textId="0DE5DEAA" w:rsidR="00D42942" w:rsidRDefault="00D42942" w:rsidP="00D42942">
      <w:pPr>
        <w:pStyle w:val="Heading1"/>
        <w:numPr>
          <w:ilvl w:val="1"/>
          <w:numId w:val="2"/>
        </w:numPr>
        <w:rPr>
          <w:lang w:val="en-US"/>
        </w:rPr>
      </w:pPr>
      <w:bookmarkStart w:id="37" w:name="_Toc167047893"/>
      <w:r w:rsidRPr="00D42942">
        <w:rPr>
          <w:lang w:val="en-US"/>
        </w:rPr>
        <w:t>UC9 - As a manager, I want to be able to dispatch services to drivers so that the Services are executed. I should only dispatch services if the requests are approved.</w:t>
      </w:r>
      <w:bookmarkEnd w:id="37"/>
    </w:p>
    <w:p w14:paraId="53E46FDD" w14:textId="02844D8A" w:rsidR="00D42942" w:rsidRDefault="00145814" w:rsidP="00664836">
      <w:pPr>
        <w:jc w:val="both"/>
        <w:rPr>
          <w:lang w:val="en-US"/>
        </w:rPr>
      </w:pPr>
      <w:r>
        <w:rPr>
          <w:lang w:val="en-US"/>
        </w:rPr>
        <w:t xml:space="preserve">This use case is also in a simple phase of implementation. It allows to create Transport entities and associate </w:t>
      </w:r>
      <w:r w:rsidR="00947E77">
        <w:rPr>
          <w:lang w:val="en-US"/>
        </w:rPr>
        <w:t>a ServiceRequest and a Driver manually. It is done by following the next steps:</w:t>
      </w:r>
    </w:p>
    <w:p w14:paraId="3A634469" w14:textId="77777777" w:rsidR="008072FA" w:rsidRDefault="0034448C" w:rsidP="008072FA">
      <w:pPr>
        <w:keepNext/>
        <w:jc w:val="center"/>
      </w:pPr>
      <w:r>
        <w:rPr>
          <w:noProof/>
        </w:rPr>
        <w:drawing>
          <wp:inline distT="0" distB="0" distL="0" distR="0" wp14:anchorId="6777E9F9" wp14:editId="2FE0294A">
            <wp:extent cx="5943600" cy="2318385"/>
            <wp:effectExtent l="0" t="0" r="0" b="5715"/>
            <wp:docPr id="676953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953004" name="Picture 1" descr="A screenshot of a computer&#10;&#10;Description automatically generated"/>
                    <pic:cNvPicPr/>
                  </pic:nvPicPr>
                  <pic:blipFill>
                    <a:blip r:embed="rId24"/>
                    <a:stretch>
                      <a:fillRect/>
                    </a:stretch>
                  </pic:blipFill>
                  <pic:spPr>
                    <a:xfrm>
                      <a:off x="0" y="0"/>
                      <a:ext cx="5943600" cy="2318385"/>
                    </a:xfrm>
                    <a:prstGeom prst="rect">
                      <a:avLst/>
                    </a:prstGeom>
                  </pic:spPr>
                </pic:pic>
              </a:graphicData>
            </a:graphic>
          </wp:inline>
        </w:drawing>
      </w:r>
    </w:p>
    <w:p w14:paraId="4C3B68BC" w14:textId="5F7D0D02" w:rsidR="00947E77" w:rsidRDefault="008072FA" w:rsidP="008072FA">
      <w:pPr>
        <w:pStyle w:val="Caption"/>
        <w:jc w:val="center"/>
        <w:rPr>
          <w:lang w:val="en-US"/>
        </w:rPr>
      </w:pPr>
      <w:bookmarkStart w:id="38" w:name="_Toc167047930"/>
      <w:r>
        <w:t xml:space="preserve">Figure </w:t>
      </w:r>
      <w:r>
        <w:fldChar w:fldCharType="begin"/>
      </w:r>
      <w:r>
        <w:instrText xml:space="preserve"> SEQ Figure \* ARABIC </w:instrText>
      </w:r>
      <w:r>
        <w:fldChar w:fldCharType="separate"/>
      </w:r>
      <w:r w:rsidR="001F1F10">
        <w:rPr>
          <w:noProof/>
        </w:rPr>
        <w:t>12</w:t>
      </w:r>
      <w:r>
        <w:fldChar w:fldCharType="end"/>
      </w:r>
      <w:r>
        <w:rPr>
          <w:noProof/>
        </w:rPr>
        <w:t xml:space="preserve"> - Creation of Transports (1)</w:t>
      </w:r>
      <w:bookmarkEnd w:id="38"/>
    </w:p>
    <w:p w14:paraId="1FEE8625" w14:textId="77777777" w:rsidR="008072FA" w:rsidRDefault="007910B3" w:rsidP="008072FA">
      <w:pPr>
        <w:keepNext/>
        <w:jc w:val="center"/>
      </w:pPr>
      <w:r>
        <w:rPr>
          <w:noProof/>
        </w:rPr>
        <w:drawing>
          <wp:inline distT="0" distB="0" distL="0" distR="0" wp14:anchorId="24038848" wp14:editId="0283617C">
            <wp:extent cx="5943600" cy="2610485"/>
            <wp:effectExtent l="0" t="0" r="0" b="0"/>
            <wp:docPr id="2016035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5179" name="Picture 1" descr="A screenshot of a computer&#10;&#10;Description automatically generated"/>
                    <pic:cNvPicPr/>
                  </pic:nvPicPr>
                  <pic:blipFill>
                    <a:blip r:embed="rId25"/>
                    <a:stretch>
                      <a:fillRect/>
                    </a:stretch>
                  </pic:blipFill>
                  <pic:spPr>
                    <a:xfrm>
                      <a:off x="0" y="0"/>
                      <a:ext cx="5943600" cy="2610485"/>
                    </a:xfrm>
                    <a:prstGeom prst="rect">
                      <a:avLst/>
                    </a:prstGeom>
                  </pic:spPr>
                </pic:pic>
              </a:graphicData>
            </a:graphic>
          </wp:inline>
        </w:drawing>
      </w:r>
    </w:p>
    <w:p w14:paraId="25A11645" w14:textId="07C4AF43" w:rsidR="0034448C" w:rsidRDefault="008072FA" w:rsidP="008072FA">
      <w:pPr>
        <w:pStyle w:val="Caption"/>
        <w:jc w:val="center"/>
        <w:rPr>
          <w:lang w:val="en-US"/>
        </w:rPr>
      </w:pPr>
      <w:bookmarkStart w:id="39" w:name="_Toc167047931"/>
      <w:r>
        <w:t xml:space="preserve">Figure </w:t>
      </w:r>
      <w:r>
        <w:fldChar w:fldCharType="begin"/>
      </w:r>
      <w:r>
        <w:instrText xml:space="preserve"> SEQ Figure \* ARABIC </w:instrText>
      </w:r>
      <w:r>
        <w:fldChar w:fldCharType="separate"/>
      </w:r>
      <w:r w:rsidR="001F1F10">
        <w:rPr>
          <w:noProof/>
        </w:rPr>
        <w:t>13</w:t>
      </w:r>
      <w:r>
        <w:fldChar w:fldCharType="end"/>
      </w:r>
      <w:r>
        <w:t xml:space="preserve"> </w:t>
      </w:r>
      <w:r w:rsidRPr="00FC0B2F">
        <w:t>- Creation of Transports (</w:t>
      </w:r>
      <w:r>
        <w:t>2</w:t>
      </w:r>
      <w:r w:rsidRPr="00FC0B2F">
        <w:t>)</w:t>
      </w:r>
      <w:bookmarkEnd w:id="39"/>
    </w:p>
    <w:p w14:paraId="15CB77EB" w14:textId="77777777" w:rsidR="008072FA" w:rsidRDefault="003D1859" w:rsidP="008072FA">
      <w:pPr>
        <w:keepNext/>
        <w:jc w:val="center"/>
      </w:pPr>
      <w:r>
        <w:rPr>
          <w:noProof/>
        </w:rPr>
        <w:drawing>
          <wp:inline distT="0" distB="0" distL="0" distR="0" wp14:anchorId="0C1E74AB" wp14:editId="14BBDCBD">
            <wp:extent cx="5943600" cy="2251075"/>
            <wp:effectExtent l="0" t="0" r="0" b="0"/>
            <wp:docPr id="1373551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51412" name="Picture 1" descr="A screenshot of a computer&#10;&#10;Description automatically generated"/>
                    <pic:cNvPicPr/>
                  </pic:nvPicPr>
                  <pic:blipFill>
                    <a:blip r:embed="rId26"/>
                    <a:stretch>
                      <a:fillRect/>
                    </a:stretch>
                  </pic:blipFill>
                  <pic:spPr>
                    <a:xfrm>
                      <a:off x="0" y="0"/>
                      <a:ext cx="5943600" cy="2251075"/>
                    </a:xfrm>
                    <a:prstGeom prst="rect">
                      <a:avLst/>
                    </a:prstGeom>
                  </pic:spPr>
                </pic:pic>
              </a:graphicData>
            </a:graphic>
          </wp:inline>
        </w:drawing>
      </w:r>
    </w:p>
    <w:p w14:paraId="02153448" w14:textId="7BDEEBEB" w:rsidR="007910B3" w:rsidRDefault="008072FA" w:rsidP="008072FA">
      <w:pPr>
        <w:pStyle w:val="Caption"/>
        <w:jc w:val="center"/>
        <w:rPr>
          <w:lang w:val="en-US"/>
        </w:rPr>
      </w:pPr>
      <w:bookmarkStart w:id="40" w:name="_Toc167047932"/>
      <w:r w:rsidRPr="008072FA">
        <w:rPr>
          <w:lang w:val="en-US"/>
        </w:rPr>
        <w:t xml:space="preserve">Figure </w:t>
      </w:r>
      <w:r>
        <w:fldChar w:fldCharType="begin"/>
      </w:r>
      <w:r w:rsidRPr="008072FA">
        <w:rPr>
          <w:lang w:val="en-US"/>
        </w:rPr>
        <w:instrText xml:space="preserve"> SEQ Figure \* ARABIC </w:instrText>
      </w:r>
      <w:r>
        <w:fldChar w:fldCharType="separate"/>
      </w:r>
      <w:r w:rsidR="001F1F10">
        <w:rPr>
          <w:noProof/>
          <w:lang w:val="en-US"/>
        </w:rPr>
        <w:t>14</w:t>
      </w:r>
      <w:r>
        <w:fldChar w:fldCharType="end"/>
      </w:r>
      <w:r w:rsidRPr="008072FA">
        <w:rPr>
          <w:noProof/>
          <w:lang w:val="en-US"/>
        </w:rPr>
        <w:t xml:space="preserve"> - Creation of Transports (3)</w:t>
      </w:r>
      <w:bookmarkEnd w:id="40"/>
    </w:p>
    <w:p w14:paraId="48A0692C" w14:textId="3D5F02D9" w:rsidR="006D3C05" w:rsidRDefault="00FB7752" w:rsidP="00664836">
      <w:pPr>
        <w:jc w:val="both"/>
        <w:rPr>
          <w:lang w:val="en-US"/>
        </w:rPr>
      </w:pPr>
      <w:r>
        <w:rPr>
          <w:lang w:val="en-US"/>
        </w:rPr>
        <w:t>As</w:t>
      </w:r>
      <w:r w:rsidR="001327D1">
        <w:rPr>
          <w:lang w:val="en-US"/>
        </w:rPr>
        <w:t xml:space="preserve"> can </w:t>
      </w:r>
      <w:r w:rsidR="008072FA">
        <w:rPr>
          <w:lang w:val="en-US"/>
        </w:rPr>
        <w:t xml:space="preserve">be </w:t>
      </w:r>
      <w:r w:rsidR="001327D1">
        <w:rPr>
          <w:lang w:val="en-US"/>
        </w:rPr>
        <w:t>see</w:t>
      </w:r>
      <w:r w:rsidR="008072FA">
        <w:rPr>
          <w:lang w:val="en-US"/>
        </w:rPr>
        <w:t>n</w:t>
      </w:r>
      <w:r w:rsidR="001327D1">
        <w:rPr>
          <w:lang w:val="en-US"/>
        </w:rPr>
        <w:t xml:space="preserve"> many things shall be changed. For example</w:t>
      </w:r>
      <w:r w:rsidR="008072FA">
        <w:rPr>
          <w:lang w:val="en-US"/>
        </w:rPr>
        <w:t>, the</w:t>
      </w:r>
      <w:r w:rsidR="001327D1">
        <w:rPr>
          <w:lang w:val="en-US"/>
        </w:rPr>
        <w:t xml:space="preserve"> Driver</w:t>
      </w:r>
      <w:r w:rsidR="00971DF0">
        <w:rPr>
          <w:lang w:val="en-US"/>
        </w:rPr>
        <w:t xml:space="preserve"> field</w:t>
      </w:r>
      <w:r w:rsidR="001327D1">
        <w:rPr>
          <w:lang w:val="en-US"/>
        </w:rPr>
        <w:t xml:space="preserve"> is </w:t>
      </w:r>
      <w:r w:rsidR="00971DF0">
        <w:rPr>
          <w:lang w:val="en-US"/>
        </w:rPr>
        <w:t>showed by</w:t>
      </w:r>
      <w:r w:rsidR="001327D1">
        <w:rPr>
          <w:lang w:val="en-US"/>
        </w:rPr>
        <w:t xml:space="preserve"> the id </w:t>
      </w:r>
      <w:r w:rsidR="00F1485B">
        <w:rPr>
          <w:lang w:val="en-US"/>
        </w:rPr>
        <w:t>of the entity instead of its name,</w:t>
      </w:r>
      <w:r w:rsidR="00C23775">
        <w:rPr>
          <w:lang w:val="en-US"/>
        </w:rPr>
        <w:t xml:space="preserve"> the</w:t>
      </w:r>
      <w:r w:rsidR="00F1485B">
        <w:rPr>
          <w:lang w:val="en-US"/>
        </w:rPr>
        <w:t xml:space="preserve"> </w:t>
      </w:r>
      <w:r w:rsidR="008F0102">
        <w:rPr>
          <w:lang w:val="en-US"/>
        </w:rPr>
        <w:t xml:space="preserve">Location </w:t>
      </w:r>
      <w:r w:rsidR="0049516E">
        <w:rPr>
          <w:lang w:val="en-US"/>
        </w:rPr>
        <w:t xml:space="preserve">can be </w:t>
      </w:r>
      <w:r w:rsidR="00210972">
        <w:rPr>
          <w:lang w:val="en-US"/>
        </w:rPr>
        <w:t>chosen,</w:t>
      </w:r>
      <w:r w:rsidR="0049516E">
        <w:rPr>
          <w:lang w:val="en-US"/>
        </w:rPr>
        <w:t xml:space="preserve"> </w:t>
      </w:r>
      <w:r w:rsidR="00C23775">
        <w:rPr>
          <w:lang w:val="en-US"/>
        </w:rPr>
        <w:t>and it shouldn’t, it should be associated automatically to the ServiceRequest’s Location.</w:t>
      </w:r>
    </w:p>
    <w:p w14:paraId="77139BA1" w14:textId="75BFB350" w:rsidR="006D3C05" w:rsidRDefault="006D3C05" w:rsidP="006D3C05">
      <w:pPr>
        <w:pStyle w:val="Heading1"/>
        <w:numPr>
          <w:ilvl w:val="1"/>
          <w:numId w:val="2"/>
        </w:numPr>
        <w:rPr>
          <w:lang w:val="en-US"/>
        </w:rPr>
      </w:pPr>
      <w:bookmarkStart w:id="41" w:name="_Toc167047894"/>
      <w:r w:rsidRPr="006D3C05">
        <w:rPr>
          <w:lang w:val="en-US"/>
        </w:rPr>
        <w:t>UC10 - As a manager, I want to be able to register Drivers in the application so that the Transports can be executed by them.</w:t>
      </w:r>
      <w:bookmarkEnd w:id="41"/>
    </w:p>
    <w:p w14:paraId="77EB8692" w14:textId="49F2B60E" w:rsidR="00971DF0" w:rsidRDefault="005E124C" w:rsidP="00664836">
      <w:pPr>
        <w:jc w:val="both"/>
        <w:rPr>
          <w:lang w:val="en-US"/>
        </w:rPr>
      </w:pPr>
      <w:r>
        <w:rPr>
          <w:lang w:val="en-US"/>
        </w:rPr>
        <w:t>The creation of Drivers is almost completed</w:t>
      </w:r>
      <w:r w:rsidR="00A73628">
        <w:rPr>
          <w:lang w:val="en-US"/>
        </w:rPr>
        <w:t xml:space="preserve">, </w:t>
      </w:r>
      <w:r w:rsidR="00BB5B78">
        <w:rPr>
          <w:lang w:val="en-US"/>
        </w:rPr>
        <w:t xml:space="preserve">however there are </w:t>
      </w:r>
      <w:r w:rsidR="00A73628">
        <w:rPr>
          <w:lang w:val="en-US"/>
        </w:rPr>
        <w:t xml:space="preserve">some </w:t>
      </w:r>
      <w:r w:rsidR="009819FB">
        <w:rPr>
          <w:lang w:val="en-US"/>
        </w:rPr>
        <w:t>changes that</w:t>
      </w:r>
      <w:r w:rsidR="00A73628">
        <w:rPr>
          <w:lang w:val="en-US"/>
        </w:rPr>
        <w:t xml:space="preserve"> must be </w:t>
      </w:r>
      <w:r w:rsidR="00FE6966">
        <w:rPr>
          <w:lang w:val="en-US"/>
        </w:rPr>
        <w:t>made</w:t>
      </w:r>
      <w:r w:rsidR="00A73628">
        <w:rPr>
          <w:lang w:val="en-US"/>
        </w:rPr>
        <w:t xml:space="preserve"> like being only available for the Managers</w:t>
      </w:r>
      <w:r w:rsidR="00BB5B78">
        <w:rPr>
          <w:lang w:val="en-US"/>
        </w:rPr>
        <w:t>.</w:t>
      </w:r>
      <w:r w:rsidR="00084642">
        <w:rPr>
          <w:lang w:val="en-US"/>
        </w:rPr>
        <w:t xml:space="preserve"> It is done with the following process:</w:t>
      </w:r>
    </w:p>
    <w:p w14:paraId="5F4A7BF3" w14:textId="77777777" w:rsidR="00084642" w:rsidRDefault="00012618" w:rsidP="00084642">
      <w:pPr>
        <w:keepNext/>
        <w:jc w:val="center"/>
      </w:pPr>
      <w:r>
        <w:rPr>
          <w:noProof/>
        </w:rPr>
        <w:drawing>
          <wp:inline distT="0" distB="0" distL="0" distR="0" wp14:anchorId="561D5510" wp14:editId="308D8978">
            <wp:extent cx="5943600" cy="2202180"/>
            <wp:effectExtent l="0" t="0" r="0" b="7620"/>
            <wp:docPr id="17422543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54395" name="Picture 1" descr="A screenshot of a computer&#10;&#10;Description automatically generated"/>
                    <pic:cNvPicPr/>
                  </pic:nvPicPr>
                  <pic:blipFill>
                    <a:blip r:embed="rId27"/>
                    <a:stretch>
                      <a:fillRect/>
                    </a:stretch>
                  </pic:blipFill>
                  <pic:spPr>
                    <a:xfrm>
                      <a:off x="0" y="0"/>
                      <a:ext cx="5943600" cy="2202180"/>
                    </a:xfrm>
                    <a:prstGeom prst="rect">
                      <a:avLst/>
                    </a:prstGeom>
                  </pic:spPr>
                </pic:pic>
              </a:graphicData>
            </a:graphic>
          </wp:inline>
        </w:drawing>
      </w:r>
    </w:p>
    <w:p w14:paraId="2C873133" w14:textId="12F489E7" w:rsidR="00C61CBD" w:rsidRDefault="00084642" w:rsidP="00084642">
      <w:pPr>
        <w:pStyle w:val="Caption"/>
        <w:jc w:val="center"/>
        <w:rPr>
          <w:lang w:val="en-US"/>
        </w:rPr>
      </w:pPr>
      <w:bookmarkStart w:id="42" w:name="_Toc167047933"/>
      <w:r>
        <w:t xml:space="preserve">Figure </w:t>
      </w:r>
      <w:r>
        <w:fldChar w:fldCharType="begin"/>
      </w:r>
      <w:r>
        <w:instrText xml:space="preserve"> SEQ Figure \* ARABIC </w:instrText>
      </w:r>
      <w:r>
        <w:fldChar w:fldCharType="separate"/>
      </w:r>
      <w:r w:rsidR="001F1F10">
        <w:rPr>
          <w:noProof/>
        </w:rPr>
        <w:t>15</w:t>
      </w:r>
      <w:r>
        <w:fldChar w:fldCharType="end"/>
      </w:r>
      <w:r>
        <w:rPr>
          <w:noProof/>
        </w:rPr>
        <w:t xml:space="preserve"> - Creation of Drivers (1)</w:t>
      </w:r>
      <w:bookmarkEnd w:id="42"/>
    </w:p>
    <w:p w14:paraId="6F1834CB" w14:textId="77777777" w:rsidR="00084642" w:rsidRDefault="00936BF9" w:rsidP="00084642">
      <w:pPr>
        <w:keepNext/>
        <w:jc w:val="center"/>
      </w:pPr>
      <w:r>
        <w:rPr>
          <w:noProof/>
        </w:rPr>
        <w:drawing>
          <wp:inline distT="0" distB="0" distL="0" distR="0" wp14:anchorId="47EE2C61" wp14:editId="0CC1629A">
            <wp:extent cx="5943600" cy="1631315"/>
            <wp:effectExtent l="0" t="0" r="0" b="6985"/>
            <wp:docPr id="1213914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914200" name="Picture 1" descr="A screenshot of a computer&#10;&#10;Description automatically generated"/>
                    <pic:cNvPicPr/>
                  </pic:nvPicPr>
                  <pic:blipFill>
                    <a:blip r:embed="rId28"/>
                    <a:stretch>
                      <a:fillRect/>
                    </a:stretch>
                  </pic:blipFill>
                  <pic:spPr>
                    <a:xfrm>
                      <a:off x="0" y="0"/>
                      <a:ext cx="5943600" cy="1631315"/>
                    </a:xfrm>
                    <a:prstGeom prst="rect">
                      <a:avLst/>
                    </a:prstGeom>
                  </pic:spPr>
                </pic:pic>
              </a:graphicData>
            </a:graphic>
          </wp:inline>
        </w:drawing>
      </w:r>
    </w:p>
    <w:p w14:paraId="58B699BA" w14:textId="02C0C851" w:rsidR="00012618" w:rsidRDefault="00084642" w:rsidP="00084642">
      <w:pPr>
        <w:pStyle w:val="Caption"/>
        <w:jc w:val="center"/>
        <w:rPr>
          <w:lang w:val="en-US"/>
        </w:rPr>
      </w:pPr>
      <w:bookmarkStart w:id="43" w:name="_Toc167047934"/>
      <w:r>
        <w:t xml:space="preserve">Figure </w:t>
      </w:r>
      <w:r>
        <w:fldChar w:fldCharType="begin"/>
      </w:r>
      <w:r>
        <w:instrText xml:space="preserve"> SEQ Figure \* ARABIC </w:instrText>
      </w:r>
      <w:r>
        <w:fldChar w:fldCharType="separate"/>
      </w:r>
      <w:r w:rsidR="001F1F10">
        <w:rPr>
          <w:noProof/>
        </w:rPr>
        <w:t>16</w:t>
      </w:r>
      <w:r>
        <w:fldChar w:fldCharType="end"/>
      </w:r>
      <w:r>
        <w:rPr>
          <w:noProof/>
        </w:rPr>
        <w:t xml:space="preserve"> </w:t>
      </w:r>
      <w:r w:rsidRPr="008017A3">
        <w:rPr>
          <w:noProof/>
        </w:rPr>
        <w:t>- Creation of Drivers (</w:t>
      </w:r>
      <w:r>
        <w:rPr>
          <w:noProof/>
        </w:rPr>
        <w:t>2</w:t>
      </w:r>
      <w:r w:rsidRPr="008017A3">
        <w:rPr>
          <w:noProof/>
        </w:rPr>
        <w:t>)</w:t>
      </w:r>
      <w:bookmarkEnd w:id="43"/>
    </w:p>
    <w:p w14:paraId="478BD5CA" w14:textId="77777777" w:rsidR="00084642" w:rsidRDefault="007A2655" w:rsidP="00084642">
      <w:pPr>
        <w:keepNext/>
        <w:jc w:val="center"/>
      </w:pPr>
      <w:r>
        <w:rPr>
          <w:noProof/>
        </w:rPr>
        <w:drawing>
          <wp:inline distT="0" distB="0" distL="0" distR="0" wp14:anchorId="0AF162F7" wp14:editId="04F65C7C">
            <wp:extent cx="5943600" cy="1323340"/>
            <wp:effectExtent l="0" t="0" r="0" b="0"/>
            <wp:docPr id="174532658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26586" name="Picture 1" descr="A screen shot of a computer&#10;&#10;Description automatically generated"/>
                    <pic:cNvPicPr/>
                  </pic:nvPicPr>
                  <pic:blipFill>
                    <a:blip r:embed="rId29"/>
                    <a:stretch>
                      <a:fillRect/>
                    </a:stretch>
                  </pic:blipFill>
                  <pic:spPr>
                    <a:xfrm>
                      <a:off x="0" y="0"/>
                      <a:ext cx="5943600" cy="1323340"/>
                    </a:xfrm>
                    <a:prstGeom prst="rect">
                      <a:avLst/>
                    </a:prstGeom>
                  </pic:spPr>
                </pic:pic>
              </a:graphicData>
            </a:graphic>
          </wp:inline>
        </w:drawing>
      </w:r>
    </w:p>
    <w:p w14:paraId="6A384BD0" w14:textId="5806A3EB" w:rsidR="00936BF9" w:rsidRDefault="00084642" w:rsidP="00084642">
      <w:pPr>
        <w:pStyle w:val="Caption"/>
        <w:jc w:val="center"/>
        <w:rPr>
          <w:lang w:val="en-US"/>
        </w:rPr>
      </w:pPr>
      <w:bookmarkStart w:id="44" w:name="_Toc167047935"/>
      <w:r>
        <w:t xml:space="preserve">Figure </w:t>
      </w:r>
      <w:r>
        <w:fldChar w:fldCharType="begin"/>
      </w:r>
      <w:r>
        <w:instrText xml:space="preserve"> SEQ Figure \* ARABIC </w:instrText>
      </w:r>
      <w:r>
        <w:fldChar w:fldCharType="separate"/>
      </w:r>
      <w:r w:rsidR="001F1F10">
        <w:rPr>
          <w:noProof/>
        </w:rPr>
        <w:t>17</w:t>
      </w:r>
      <w:r>
        <w:fldChar w:fldCharType="end"/>
      </w:r>
      <w:r>
        <w:rPr>
          <w:noProof/>
        </w:rPr>
        <w:t xml:space="preserve"> </w:t>
      </w:r>
      <w:r w:rsidRPr="003C61F8">
        <w:rPr>
          <w:noProof/>
        </w:rPr>
        <w:t>- Creation of Drivers (</w:t>
      </w:r>
      <w:r>
        <w:rPr>
          <w:noProof/>
        </w:rPr>
        <w:t>3</w:t>
      </w:r>
      <w:r w:rsidRPr="003C61F8">
        <w:rPr>
          <w:noProof/>
        </w:rPr>
        <w:t>)</w:t>
      </w:r>
      <w:bookmarkEnd w:id="44"/>
    </w:p>
    <w:p w14:paraId="71C09A8F" w14:textId="3853174F" w:rsidR="007A2655" w:rsidRDefault="00B93CF0" w:rsidP="00B93CF0">
      <w:pPr>
        <w:pStyle w:val="Heading1"/>
        <w:numPr>
          <w:ilvl w:val="1"/>
          <w:numId w:val="2"/>
        </w:numPr>
        <w:rPr>
          <w:lang w:val="en-US"/>
        </w:rPr>
      </w:pPr>
      <w:bookmarkStart w:id="45" w:name="_Toc167047895"/>
      <w:r w:rsidRPr="00B93CF0">
        <w:rPr>
          <w:lang w:val="en-US"/>
        </w:rPr>
        <w:t>UC11 - As a manager, I want to be able to register Customers in the application so that I have the possibility of new Services be asked. I should only be able to register them and not update their data.</w:t>
      </w:r>
      <w:bookmarkEnd w:id="45"/>
    </w:p>
    <w:p w14:paraId="264DEEAF" w14:textId="755463E1" w:rsidR="00B93CF0" w:rsidRDefault="004F1734" w:rsidP="004B2D2A">
      <w:pPr>
        <w:jc w:val="both"/>
        <w:rPr>
          <w:lang w:val="en-US"/>
        </w:rPr>
      </w:pPr>
      <w:r w:rsidRPr="004F1734">
        <w:rPr>
          <w:lang w:val="en-US"/>
        </w:rPr>
        <w:t xml:space="preserve">The creation of </w:t>
      </w:r>
      <w:r>
        <w:rPr>
          <w:lang w:val="en-US"/>
        </w:rPr>
        <w:t>Customers</w:t>
      </w:r>
      <w:r w:rsidRPr="004F1734">
        <w:rPr>
          <w:lang w:val="en-US"/>
        </w:rPr>
        <w:t xml:space="preserve"> is almost completed, however there are some changes that must be made like being only available for the Managers. It is done with the following process:</w:t>
      </w:r>
    </w:p>
    <w:p w14:paraId="2E79F6A3" w14:textId="77777777" w:rsidR="008F0D92" w:rsidRDefault="003E5779" w:rsidP="008F0D92">
      <w:pPr>
        <w:keepNext/>
        <w:jc w:val="center"/>
      </w:pPr>
      <w:r>
        <w:rPr>
          <w:noProof/>
        </w:rPr>
        <w:drawing>
          <wp:inline distT="0" distB="0" distL="0" distR="0" wp14:anchorId="60F942BD" wp14:editId="773DB471">
            <wp:extent cx="5943600" cy="1880870"/>
            <wp:effectExtent l="0" t="0" r="0" b="5080"/>
            <wp:docPr id="1530713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713990" name="Picture 1" descr="A screenshot of a computer&#10;&#10;Description automatically generated"/>
                    <pic:cNvPicPr/>
                  </pic:nvPicPr>
                  <pic:blipFill>
                    <a:blip r:embed="rId30"/>
                    <a:stretch>
                      <a:fillRect/>
                    </a:stretch>
                  </pic:blipFill>
                  <pic:spPr>
                    <a:xfrm>
                      <a:off x="0" y="0"/>
                      <a:ext cx="5943600" cy="1880870"/>
                    </a:xfrm>
                    <a:prstGeom prst="rect">
                      <a:avLst/>
                    </a:prstGeom>
                  </pic:spPr>
                </pic:pic>
              </a:graphicData>
            </a:graphic>
          </wp:inline>
        </w:drawing>
      </w:r>
    </w:p>
    <w:p w14:paraId="7CD8286C" w14:textId="6C2BE9C7" w:rsidR="003E5779" w:rsidRDefault="008F0D92" w:rsidP="008F0D92">
      <w:pPr>
        <w:pStyle w:val="Caption"/>
        <w:jc w:val="center"/>
        <w:rPr>
          <w:lang w:val="en-US"/>
        </w:rPr>
      </w:pPr>
      <w:bookmarkStart w:id="46" w:name="_Toc167047936"/>
      <w:r>
        <w:t xml:space="preserve">Figure </w:t>
      </w:r>
      <w:r>
        <w:fldChar w:fldCharType="begin"/>
      </w:r>
      <w:r>
        <w:instrText xml:space="preserve"> SEQ Figure \* ARABIC </w:instrText>
      </w:r>
      <w:r>
        <w:fldChar w:fldCharType="separate"/>
      </w:r>
      <w:r w:rsidR="001F1F10">
        <w:rPr>
          <w:noProof/>
        </w:rPr>
        <w:t>18</w:t>
      </w:r>
      <w:r>
        <w:fldChar w:fldCharType="end"/>
      </w:r>
      <w:r>
        <w:rPr>
          <w:noProof/>
        </w:rPr>
        <w:t xml:space="preserve"> - Creation of Customers (1)</w:t>
      </w:r>
      <w:bookmarkEnd w:id="46"/>
    </w:p>
    <w:p w14:paraId="3AE0449A" w14:textId="77777777" w:rsidR="008F0D92" w:rsidRDefault="00D263C0" w:rsidP="008F0D92">
      <w:pPr>
        <w:keepNext/>
        <w:jc w:val="center"/>
      </w:pPr>
      <w:r>
        <w:rPr>
          <w:noProof/>
        </w:rPr>
        <w:drawing>
          <wp:inline distT="0" distB="0" distL="0" distR="0" wp14:anchorId="1314825A" wp14:editId="587B9C37">
            <wp:extent cx="5943600" cy="1478915"/>
            <wp:effectExtent l="0" t="0" r="0" b="6985"/>
            <wp:docPr id="533839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39416" name="Picture 1" descr="A screenshot of a computer&#10;&#10;Description automatically generated"/>
                    <pic:cNvPicPr/>
                  </pic:nvPicPr>
                  <pic:blipFill>
                    <a:blip r:embed="rId31"/>
                    <a:stretch>
                      <a:fillRect/>
                    </a:stretch>
                  </pic:blipFill>
                  <pic:spPr>
                    <a:xfrm>
                      <a:off x="0" y="0"/>
                      <a:ext cx="5943600" cy="1478915"/>
                    </a:xfrm>
                    <a:prstGeom prst="rect">
                      <a:avLst/>
                    </a:prstGeom>
                  </pic:spPr>
                </pic:pic>
              </a:graphicData>
            </a:graphic>
          </wp:inline>
        </w:drawing>
      </w:r>
    </w:p>
    <w:p w14:paraId="239070A2" w14:textId="0C3A0775" w:rsidR="003E5779" w:rsidRDefault="008F0D92" w:rsidP="008F0D92">
      <w:pPr>
        <w:pStyle w:val="Caption"/>
        <w:jc w:val="center"/>
        <w:rPr>
          <w:lang w:val="en-US"/>
        </w:rPr>
      </w:pPr>
      <w:bookmarkStart w:id="47" w:name="_Toc167047937"/>
      <w:r>
        <w:t xml:space="preserve">Figure </w:t>
      </w:r>
      <w:r>
        <w:fldChar w:fldCharType="begin"/>
      </w:r>
      <w:r>
        <w:instrText xml:space="preserve"> SEQ Figure \* ARABIC </w:instrText>
      </w:r>
      <w:r>
        <w:fldChar w:fldCharType="separate"/>
      </w:r>
      <w:r w:rsidR="001F1F10">
        <w:rPr>
          <w:noProof/>
        </w:rPr>
        <w:t>19</w:t>
      </w:r>
      <w:r>
        <w:fldChar w:fldCharType="end"/>
      </w:r>
      <w:r>
        <w:rPr>
          <w:noProof/>
        </w:rPr>
        <w:t xml:space="preserve"> </w:t>
      </w:r>
      <w:r w:rsidRPr="000758A0">
        <w:rPr>
          <w:noProof/>
        </w:rPr>
        <w:t>- Creation of Customers (</w:t>
      </w:r>
      <w:r>
        <w:rPr>
          <w:noProof/>
        </w:rPr>
        <w:t>2</w:t>
      </w:r>
      <w:r w:rsidRPr="000758A0">
        <w:rPr>
          <w:noProof/>
        </w:rPr>
        <w:t>)</w:t>
      </w:r>
      <w:bookmarkEnd w:id="47"/>
    </w:p>
    <w:p w14:paraId="595FBC2F" w14:textId="77777777" w:rsidR="003B05F9" w:rsidRDefault="00AF5509" w:rsidP="003B05F9">
      <w:pPr>
        <w:keepNext/>
        <w:jc w:val="center"/>
      </w:pPr>
      <w:r>
        <w:rPr>
          <w:noProof/>
        </w:rPr>
        <w:drawing>
          <wp:inline distT="0" distB="0" distL="0" distR="0" wp14:anchorId="6BBA0CF0" wp14:editId="2632AC0C">
            <wp:extent cx="5943600" cy="1315085"/>
            <wp:effectExtent l="0" t="0" r="0" b="0"/>
            <wp:docPr id="1160230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230428" name="Picture 1" descr="A screenshot of a computer&#10;&#10;Description automatically generated"/>
                    <pic:cNvPicPr/>
                  </pic:nvPicPr>
                  <pic:blipFill>
                    <a:blip r:embed="rId32"/>
                    <a:stretch>
                      <a:fillRect/>
                    </a:stretch>
                  </pic:blipFill>
                  <pic:spPr>
                    <a:xfrm>
                      <a:off x="0" y="0"/>
                      <a:ext cx="5943600" cy="1315085"/>
                    </a:xfrm>
                    <a:prstGeom prst="rect">
                      <a:avLst/>
                    </a:prstGeom>
                  </pic:spPr>
                </pic:pic>
              </a:graphicData>
            </a:graphic>
          </wp:inline>
        </w:drawing>
      </w:r>
    </w:p>
    <w:p w14:paraId="6B3DC8B6" w14:textId="7002CF96" w:rsidR="008F0D92" w:rsidRDefault="003B05F9" w:rsidP="003B05F9">
      <w:pPr>
        <w:pStyle w:val="Caption"/>
        <w:jc w:val="center"/>
        <w:rPr>
          <w:lang w:val="en-US"/>
        </w:rPr>
      </w:pPr>
      <w:bookmarkStart w:id="48" w:name="_Toc167047938"/>
      <w:r>
        <w:t xml:space="preserve">Figure </w:t>
      </w:r>
      <w:r>
        <w:fldChar w:fldCharType="begin"/>
      </w:r>
      <w:r>
        <w:instrText xml:space="preserve"> SEQ Figure \* ARABIC </w:instrText>
      </w:r>
      <w:r>
        <w:fldChar w:fldCharType="separate"/>
      </w:r>
      <w:r w:rsidR="001F1F10">
        <w:rPr>
          <w:noProof/>
        </w:rPr>
        <w:t>20</w:t>
      </w:r>
      <w:r>
        <w:fldChar w:fldCharType="end"/>
      </w:r>
      <w:r>
        <w:rPr>
          <w:noProof/>
        </w:rPr>
        <w:t xml:space="preserve"> </w:t>
      </w:r>
      <w:r w:rsidRPr="003155FB">
        <w:rPr>
          <w:noProof/>
        </w:rPr>
        <w:t>- Creation of Customers (</w:t>
      </w:r>
      <w:r>
        <w:rPr>
          <w:noProof/>
        </w:rPr>
        <w:t>3</w:t>
      </w:r>
      <w:r w:rsidRPr="003155FB">
        <w:rPr>
          <w:noProof/>
        </w:rPr>
        <w:t>)</w:t>
      </w:r>
      <w:bookmarkEnd w:id="48"/>
    </w:p>
    <w:p w14:paraId="1AE55880" w14:textId="2B8AA6FA" w:rsidR="008F0D92" w:rsidRDefault="00246535" w:rsidP="00246535">
      <w:pPr>
        <w:pStyle w:val="Heading1"/>
        <w:numPr>
          <w:ilvl w:val="1"/>
          <w:numId w:val="2"/>
        </w:numPr>
        <w:rPr>
          <w:lang w:val="en-US"/>
        </w:rPr>
      </w:pPr>
      <w:bookmarkStart w:id="49" w:name="_Toc167047896"/>
      <w:r w:rsidRPr="00246535">
        <w:rPr>
          <w:lang w:val="en-US"/>
        </w:rPr>
        <w:t>UC12 - As a user of the system, I want to be able to login into the application so that I can access the application features. I should not be able to access the system without valid login credentials.</w:t>
      </w:r>
      <w:bookmarkEnd w:id="49"/>
    </w:p>
    <w:p w14:paraId="4649B2E2" w14:textId="13F447C3" w:rsidR="00404441" w:rsidRPr="0040340E" w:rsidRDefault="0040340E" w:rsidP="004B2D2A">
      <w:pPr>
        <w:jc w:val="both"/>
        <w:rPr>
          <w:lang w:val="en-US"/>
        </w:rPr>
      </w:pPr>
      <w:r>
        <w:rPr>
          <w:lang w:val="en-US"/>
        </w:rPr>
        <w:t xml:space="preserve">The login is </w:t>
      </w:r>
      <w:r w:rsidR="009C4C67">
        <w:rPr>
          <w:lang w:val="en-US"/>
        </w:rPr>
        <w:t>completed,</w:t>
      </w:r>
      <w:r>
        <w:rPr>
          <w:lang w:val="en-US"/>
        </w:rPr>
        <w:t xml:space="preserve"> and it can be </w:t>
      </w:r>
      <w:r w:rsidR="00C72708">
        <w:rPr>
          <w:lang w:val="en-US"/>
        </w:rPr>
        <w:t xml:space="preserve">done </w:t>
      </w:r>
      <w:r w:rsidR="00404441">
        <w:rPr>
          <w:lang w:val="en-US"/>
        </w:rPr>
        <w:t>doing the following steps:</w:t>
      </w:r>
    </w:p>
    <w:p w14:paraId="24A14B3A" w14:textId="77777777" w:rsidR="00C634F0" w:rsidRDefault="0040340E" w:rsidP="00C634F0">
      <w:pPr>
        <w:keepNext/>
        <w:jc w:val="center"/>
      </w:pPr>
      <w:r>
        <w:rPr>
          <w:noProof/>
        </w:rPr>
        <w:drawing>
          <wp:inline distT="0" distB="0" distL="0" distR="0" wp14:anchorId="235A921E" wp14:editId="0A5D4F12">
            <wp:extent cx="5943600" cy="2484120"/>
            <wp:effectExtent l="0" t="0" r="0" b="0"/>
            <wp:docPr id="461453100" name="Picture 1" descr="A yellow delivery truck with a person driv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53100" name="Picture 1" descr="A yellow delivery truck with a person driving&#10;&#10;Description automatically generated"/>
                    <pic:cNvPicPr/>
                  </pic:nvPicPr>
                  <pic:blipFill>
                    <a:blip r:embed="rId33"/>
                    <a:stretch>
                      <a:fillRect/>
                    </a:stretch>
                  </pic:blipFill>
                  <pic:spPr>
                    <a:xfrm>
                      <a:off x="0" y="0"/>
                      <a:ext cx="5943600" cy="2484120"/>
                    </a:xfrm>
                    <a:prstGeom prst="rect">
                      <a:avLst/>
                    </a:prstGeom>
                  </pic:spPr>
                </pic:pic>
              </a:graphicData>
            </a:graphic>
          </wp:inline>
        </w:drawing>
      </w:r>
    </w:p>
    <w:p w14:paraId="367605AF" w14:textId="68757477" w:rsidR="00967BFD" w:rsidRDefault="00C634F0" w:rsidP="00C634F0">
      <w:pPr>
        <w:pStyle w:val="Caption"/>
        <w:jc w:val="center"/>
        <w:rPr>
          <w:lang w:val="en-US"/>
        </w:rPr>
      </w:pPr>
      <w:bookmarkStart w:id="50" w:name="_Toc167047939"/>
      <w:r>
        <w:t xml:space="preserve">Figure </w:t>
      </w:r>
      <w:r>
        <w:fldChar w:fldCharType="begin"/>
      </w:r>
      <w:r>
        <w:instrText xml:space="preserve"> SEQ Figure \* ARABIC </w:instrText>
      </w:r>
      <w:r>
        <w:fldChar w:fldCharType="separate"/>
      </w:r>
      <w:r w:rsidR="001F1F10">
        <w:rPr>
          <w:noProof/>
        </w:rPr>
        <w:t>21</w:t>
      </w:r>
      <w:r>
        <w:fldChar w:fldCharType="end"/>
      </w:r>
      <w:r>
        <w:rPr>
          <w:noProof/>
        </w:rPr>
        <w:t xml:space="preserve"> - Login (1)</w:t>
      </w:r>
      <w:bookmarkEnd w:id="50"/>
    </w:p>
    <w:p w14:paraId="3807B3F4" w14:textId="77777777" w:rsidR="00C634F0" w:rsidRDefault="00C634F0" w:rsidP="00C634F0">
      <w:pPr>
        <w:keepNext/>
        <w:jc w:val="center"/>
      </w:pPr>
      <w:r>
        <w:rPr>
          <w:noProof/>
        </w:rPr>
        <w:drawing>
          <wp:inline distT="0" distB="0" distL="0" distR="0" wp14:anchorId="4BC856A8" wp14:editId="5082C4F1">
            <wp:extent cx="5943600" cy="2550160"/>
            <wp:effectExtent l="0" t="0" r="0" b="2540"/>
            <wp:docPr id="944683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8375" name="Picture 1" descr="A screenshot of a computer&#10;&#10;Description automatically generated"/>
                    <pic:cNvPicPr/>
                  </pic:nvPicPr>
                  <pic:blipFill>
                    <a:blip r:embed="rId34"/>
                    <a:stretch>
                      <a:fillRect/>
                    </a:stretch>
                  </pic:blipFill>
                  <pic:spPr>
                    <a:xfrm>
                      <a:off x="0" y="0"/>
                      <a:ext cx="5943600" cy="2550160"/>
                    </a:xfrm>
                    <a:prstGeom prst="rect">
                      <a:avLst/>
                    </a:prstGeom>
                  </pic:spPr>
                </pic:pic>
              </a:graphicData>
            </a:graphic>
          </wp:inline>
        </w:drawing>
      </w:r>
    </w:p>
    <w:p w14:paraId="3F371E42" w14:textId="007DC1F6" w:rsidR="00C634F0" w:rsidRPr="00C634F0" w:rsidRDefault="00C634F0" w:rsidP="00C634F0">
      <w:pPr>
        <w:pStyle w:val="Caption"/>
        <w:jc w:val="center"/>
        <w:rPr>
          <w:noProof/>
          <w:lang w:val="en-US"/>
        </w:rPr>
      </w:pPr>
      <w:bookmarkStart w:id="51" w:name="_Toc167047940"/>
      <w:r w:rsidRPr="00C634F0">
        <w:rPr>
          <w:lang w:val="en-US"/>
        </w:rPr>
        <w:t xml:space="preserve">Figure </w:t>
      </w:r>
      <w:r>
        <w:fldChar w:fldCharType="begin"/>
      </w:r>
      <w:r w:rsidRPr="00C634F0">
        <w:rPr>
          <w:lang w:val="en-US"/>
        </w:rPr>
        <w:instrText xml:space="preserve"> SEQ Figure \* ARABIC </w:instrText>
      </w:r>
      <w:r>
        <w:fldChar w:fldCharType="separate"/>
      </w:r>
      <w:r w:rsidR="001F1F10">
        <w:rPr>
          <w:noProof/>
          <w:lang w:val="en-US"/>
        </w:rPr>
        <w:t>22</w:t>
      </w:r>
      <w:r>
        <w:fldChar w:fldCharType="end"/>
      </w:r>
      <w:r w:rsidRPr="00C634F0">
        <w:rPr>
          <w:noProof/>
          <w:lang w:val="en-US"/>
        </w:rPr>
        <w:t xml:space="preserve"> - Login (2)</w:t>
      </w:r>
      <w:bookmarkEnd w:id="51"/>
    </w:p>
    <w:p w14:paraId="67A5B45A" w14:textId="44D4424A" w:rsidR="00C634F0" w:rsidRDefault="00C634F0" w:rsidP="00177873">
      <w:pPr>
        <w:pStyle w:val="Heading1"/>
        <w:numPr>
          <w:ilvl w:val="1"/>
          <w:numId w:val="2"/>
        </w:numPr>
        <w:rPr>
          <w:lang w:val="en-US"/>
        </w:rPr>
      </w:pPr>
      <w:bookmarkStart w:id="52" w:name="_Toc167047897"/>
      <w:r w:rsidRPr="00C634F0">
        <w:rPr>
          <w:lang w:val="en-US"/>
        </w:rPr>
        <w:t xml:space="preserve">UC13 - As a user of the system, I want to be able to change my password following the correct rules. </w:t>
      </w:r>
      <w:r w:rsidRPr="00177873">
        <w:rPr>
          <w:lang w:val="en-US"/>
        </w:rPr>
        <w:t>I should only be able to change my password.</w:t>
      </w:r>
      <w:bookmarkEnd w:id="52"/>
    </w:p>
    <w:p w14:paraId="37D1A0DB" w14:textId="470C3B95" w:rsidR="00E92ED8" w:rsidRDefault="00B33E4A" w:rsidP="004B2D2A">
      <w:pPr>
        <w:jc w:val="both"/>
        <w:rPr>
          <w:lang w:val="en-US"/>
        </w:rPr>
      </w:pPr>
      <w:r>
        <w:rPr>
          <w:lang w:val="en-US"/>
        </w:rPr>
        <w:t>The user can already change his password</w:t>
      </w:r>
      <w:r w:rsidR="001001A6">
        <w:rPr>
          <w:lang w:val="en-US"/>
        </w:rPr>
        <w:t xml:space="preserve">. This </w:t>
      </w:r>
      <w:r w:rsidR="00F90FB6">
        <w:rPr>
          <w:lang w:val="en-US"/>
        </w:rPr>
        <w:t xml:space="preserve">follows </w:t>
      </w:r>
      <w:r w:rsidR="001001A6">
        <w:rPr>
          <w:lang w:val="en-US"/>
        </w:rPr>
        <w:t>the correct rules specified</w:t>
      </w:r>
      <w:r w:rsidR="00883FD5">
        <w:rPr>
          <w:lang w:val="en-US"/>
        </w:rPr>
        <w:t xml:space="preserve"> and it can be done </w:t>
      </w:r>
      <w:r w:rsidR="002C33BD">
        <w:rPr>
          <w:lang w:val="en-US"/>
        </w:rPr>
        <w:t>with the following procedure:</w:t>
      </w:r>
    </w:p>
    <w:p w14:paraId="51B63C94" w14:textId="77777777" w:rsidR="00573371" w:rsidRDefault="001756A3" w:rsidP="00573371">
      <w:pPr>
        <w:keepNext/>
        <w:jc w:val="center"/>
      </w:pPr>
      <w:r>
        <w:rPr>
          <w:noProof/>
        </w:rPr>
        <w:drawing>
          <wp:inline distT="0" distB="0" distL="0" distR="0" wp14:anchorId="49036EE5" wp14:editId="2A1BD599">
            <wp:extent cx="5943600" cy="1798320"/>
            <wp:effectExtent l="0" t="0" r="0" b="0"/>
            <wp:docPr id="1563493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493757" name=""/>
                    <pic:cNvPicPr/>
                  </pic:nvPicPr>
                  <pic:blipFill>
                    <a:blip r:embed="rId35"/>
                    <a:stretch>
                      <a:fillRect/>
                    </a:stretch>
                  </pic:blipFill>
                  <pic:spPr>
                    <a:xfrm>
                      <a:off x="0" y="0"/>
                      <a:ext cx="5943600" cy="1798320"/>
                    </a:xfrm>
                    <a:prstGeom prst="rect">
                      <a:avLst/>
                    </a:prstGeom>
                  </pic:spPr>
                </pic:pic>
              </a:graphicData>
            </a:graphic>
          </wp:inline>
        </w:drawing>
      </w:r>
    </w:p>
    <w:p w14:paraId="052F8380" w14:textId="772B5907" w:rsidR="002C33BD" w:rsidRDefault="00573371" w:rsidP="00573371">
      <w:pPr>
        <w:pStyle w:val="Caption"/>
        <w:jc w:val="center"/>
        <w:rPr>
          <w:lang w:val="en-US"/>
        </w:rPr>
      </w:pPr>
      <w:bookmarkStart w:id="53" w:name="_Toc167047941"/>
      <w:r>
        <w:t xml:space="preserve">Figure </w:t>
      </w:r>
      <w:r>
        <w:fldChar w:fldCharType="begin"/>
      </w:r>
      <w:r>
        <w:instrText xml:space="preserve"> SEQ Figure \* ARABIC </w:instrText>
      </w:r>
      <w:r>
        <w:fldChar w:fldCharType="separate"/>
      </w:r>
      <w:r w:rsidR="001F1F10">
        <w:rPr>
          <w:noProof/>
        </w:rPr>
        <w:t>23</w:t>
      </w:r>
      <w:r>
        <w:fldChar w:fldCharType="end"/>
      </w:r>
      <w:r>
        <w:rPr>
          <w:noProof/>
        </w:rPr>
        <w:t xml:space="preserve"> - Change password (1)</w:t>
      </w:r>
      <w:bookmarkEnd w:id="53"/>
    </w:p>
    <w:p w14:paraId="376AECE1" w14:textId="77777777" w:rsidR="00573371" w:rsidRDefault="00A26CA2" w:rsidP="00573371">
      <w:pPr>
        <w:keepNext/>
        <w:jc w:val="center"/>
      </w:pPr>
      <w:r>
        <w:rPr>
          <w:noProof/>
        </w:rPr>
        <w:drawing>
          <wp:inline distT="0" distB="0" distL="0" distR="0" wp14:anchorId="431CAB6B" wp14:editId="1DD2D066">
            <wp:extent cx="5943600" cy="1844040"/>
            <wp:effectExtent l="0" t="0" r="0" b="3810"/>
            <wp:docPr id="1238701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01870" name="Picture 1" descr="A screenshot of a computer&#10;&#10;Description automatically generated"/>
                    <pic:cNvPicPr/>
                  </pic:nvPicPr>
                  <pic:blipFill>
                    <a:blip r:embed="rId36"/>
                    <a:stretch>
                      <a:fillRect/>
                    </a:stretch>
                  </pic:blipFill>
                  <pic:spPr>
                    <a:xfrm>
                      <a:off x="0" y="0"/>
                      <a:ext cx="5943600" cy="1844040"/>
                    </a:xfrm>
                    <a:prstGeom prst="rect">
                      <a:avLst/>
                    </a:prstGeom>
                  </pic:spPr>
                </pic:pic>
              </a:graphicData>
            </a:graphic>
          </wp:inline>
        </w:drawing>
      </w:r>
    </w:p>
    <w:p w14:paraId="4C03FCF4" w14:textId="276C8F4B" w:rsidR="001756A3" w:rsidRPr="00E92ED8" w:rsidRDefault="00573371" w:rsidP="00573371">
      <w:pPr>
        <w:pStyle w:val="Caption"/>
        <w:jc w:val="center"/>
        <w:rPr>
          <w:lang w:val="en-US"/>
        </w:rPr>
      </w:pPr>
      <w:bookmarkStart w:id="54" w:name="_Toc167047942"/>
      <w:r>
        <w:t xml:space="preserve">Figure </w:t>
      </w:r>
      <w:r>
        <w:fldChar w:fldCharType="begin"/>
      </w:r>
      <w:r>
        <w:instrText xml:space="preserve"> SEQ Figure \* ARABIC </w:instrText>
      </w:r>
      <w:r>
        <w:fldChar w:fldCharType="separate"/>
      </w:r>
      <w:r w:rsidR="001F1F10">
        <w:rPr>
          <w:noProof/>
        </w:rPr>
        <w:t>24</w:t>
      </w:r>
      <w:r>
        <w:fldChar w:fldCharType="end"/>
      </w:r>
      <w:r>
        <w:rPr>
          <w:noProof/>
        </w:rPr>
        <w:t xml:space="preserve"> </w:t>
      </w:r>
      <w:r w:rsidRPr="00D157BF">
        <w:rPr>
          <w:noProof/>
        </w:rPr>
        <w:t>- Change password (</w:t>
      </w:r>
      <w:r>
        <w:rPr>
          <w:noProof/>
        </w:rPr>
        <w:t>2</w:t>
      </w:r>
      <w:r w:rsidRPr="00D157BF">
        <w:rPr>
          <w:noProof/>
        </w:rPr>
        <w:t>)</w:t>
      </w:r>
      <w:bookmarkEnd w:id="54"/>
    </w:p>
    <w:p w14:paraId="7531A8D7" w14:textId="59075441" w:rsidR="003B7A67" w:rsidRPr="003B7A67" w:rsidRDefault="003B7A67" w:rsidP="003B7A67">
      <w:pPr>
        <w:pStyle w:val="Heading1"/>
        <w:rPr>
          <w:lang w:val="en-US"/>
        </w:rPr>
      </w:pPr>
      <w:bookmarkStart w:id="55" w:name="_Toc167047898"/>
      <w:r w:rsidRPr="003B7A67">
        <w:rPr>
          <w:lang w:val="en-US"/>
        </w:rPr>
        <w:t>Security Configuration</w:t>
      </w:r>
      <w:bookmarkEnd w:id="55"/>
    </w:p>
    <w:p w14:paraId="364B037A" w14:textId="018D150D" w:rsidR="003B7A67" w:rsidRPr="003B7A67" w:rsidRDefault="003B7A67" w:rsidP="00F60F5A">
      <w:pPr>
        <w:jc w:val="both"/>
        <w:rPr>
          <w:lang w:val="en-US"/>
        </w:rPr>
      </w:pPr>
      <w:r w:rsidRPr="003B7A67">
        <w:rPr>
          <w:lang w:val="en-US"/>
        </w:rPr>
        <w:t>By integrating Spring Security, our application benefits from a comprehensive and customizable security framework. This includes CSP, CORS, JWT token authentication, and robust password encryption, ensuring the application is secure against various threats and vulnerabilities.</w:t>
      </w:r>
    </w:p>
    <w:p w14:paraId="44A08E14" w14:textId="72565758" w:rsidR="003B7A67" w:rsidRDefault="003B7A67" w:rsidP="00F60F5A">
      <w:pPr>
        <w:jc w:val="both"/>
        <w:rPr>
          <w:lang w:val="en-US"/>
        </w:rPr>
      </w:pPr>
      <w:r w:rsidRPr="003B7A67">
        <w:rPr>
          <w:lang w:val="en-US"/>
        </w:rPr>
        <w:t xml:space="preserve">The security configuration is managed in the </w:t>
      </w:r>
      <w:r w:rsidRPr="00B023DA">
        <w:rPr>
          <w:b/>
          <w:bCs/>
          <w:i/>
          <w:iCs/>
          <w:lang w:val="en-US"/>
        </w:rPr>
        <w:t>SecurityConfiguration.java</w:t>
      </w:r>
      <w:r w:rsidRPr="003B7A67">
        <w:rPr>
          <w:lang w:val="en-US"/>
        </w:rPr>
        <w:t xml:space="preserve"> class. This setup includes Content Security Policy (CSP), Cross-Origin Resource Sharing (CORS), permission policies, and endpoint access controls.</w:t>
      </w:r>
    </w:p>
    <w:p w14:paraId="289BD254" w14:textId="52654C42" w:rsidR="003B7A67" w:rsidRDefault="00AE41E8" w:rsidP="00AE41E8">
      <w:pPr>
        <w:pStyle w:val="Heading1"/>
        <w:numPr>
          <w:ilvl w:val="1"/>
          <w:numId w:val="2"/>
        </w:numPr>
        <w:rPr>
          <w:lang w:val="en-US"/>
        </w:rPr>
      </w:pPr>
      <w:bookmarkStart w:id="56" w:name="_Toc167047899"/>
      <w:r w:rsidRPr="00AE41E8">
        <w:rPr>
          <w:lang w:val="en-US"/>
        </w:rPr>
        <w:t>Key Security Features</w:t>
      </w:r>
      <w:bookmarkEnd w:id="56"/>
    </w:p>
    <w:p w14:paraId="6B38AEEC" w14:textId="253B2D70" w:rsidR="0046223D" w:rsidRPr="001B0A07" w:rsidRDefault="0046223D" w:rsidP="00F60F5A">
      <w:pPr>
        <w:pStyle w:val="ListParagraph"/>
        <w:numPr>
          <w:ilvl w:val="0"/>
          <w:numId w:val="8"/>
        </w:numPr>
        <w:jc w:val="both"/>
        <w:rPr>
          <w:b/>
          <w:bCs/>
          <w:i/>
          <w:iCs/>
        </w:rPr>
      </w:pPr>
      <w:r>
        <w:rPr>
          <w:b/>
          <w:bCs/>
          <w:i/>
          <w:iCs/>
        </w:rPr>
        <w:t>CSP</w:t>
      </w:r>
      <w:r w:rsidR="006B5D08">
        <w:rPr>
          <w:b/>
          <w:bCs/>
          <w:i/>
          <w:iCs/>
        </w:rPr>
        <w:t xml:space="preserve"> and CORS Configuration</w:t>
      </w:r>
    </w:p>
    <w:p w14:paraId="3F9680BE" w14:textId="72F11DF8" w:rsidR="001B0A07" w:rsidRDefault="00861E94" w:rsidP="00F60F5A">
      <w:pPr>
        <w:pStyle w:val="ListParagraph"/>
        <w:numPr>
          <w:ilvl w:val="1"/>
          <w:numId w:val="8"/>
        </w:numPr>
        <w:jc w:val="both"/>
        <w:rPr>
          <w:lang w:val="en-US"/>
        </w:rPr>
      </w:pPr>
      <w:r w:rsidRPr="001B0A07">
        <w:rPr>
          <w:b/>
          <w:bCs/>
          <w:lang w:val="en-US"/>
        </w:rPr>
        <w:t>CSP (Content Security Policy)</w:t>
      </w:r>
      <w:r w:rsidRPr="001B0A07">
        <w:rPr>
          <w:lang w:val="en-US"/>
        </w:rPr>
        <w:t>: Protects against XSS (Cross-Site Scripting) attacks by specifying trusted sources for content. Defined in the YAML configuration as:</w:t>
      </w:r>
    </w:p>
    <w:p w14:paraId="09E511FE" w14:textId="77777777" w:rsidR="00F20882" w:rsidRDefault="005A76C0" w:rsidP="00F60F5A">
      <w:pPr>
        <w:keepNext/>
        <w:jc w:val="both"/>
      </w:pPr>
      <w:r w:rsidRPr="005A76C0">
        <w:drawing>
          <wp:inline distT="0" distB="0" distL="0" distR="0" wp14:anchorId="59DDFADC" wp14:editId="06CDB3DA">
            <wp:extent cx="5943600" cy="630555"/>
            <wp:effectExtent l="0" t="0" r="0" b="0"/>
            <wp:docPr id="31277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7767" name=""/>
                    <pic:cNvPicPr/>
                  </pic:nvPicPr>
                  <pic:blipFill>
                    <a:blip r:embed="rId37"/>
                    <a:stretch>
                      <a:fillRect/>
                    </a:stretch>
                  </pic:blipFill>
                  <pic:spPr>
                    <a:xfrm>
                      <a:off x="0" y="0"/>
                      <a:ext cx="5943600" cy="630555"/>
                    </a:xfrm>
                    <a:prstGeom prst="rect">
                      <a:avLst/>
                    </a:prstGeom>
                  </pic:spPr>
                </pic:pic>
              </a:graphicData>
            </a:graphic>
          </wp:inline>
        </w:drawing>
      </w:r>
    </w:p>
    <w:p w14:paraId="5AD16D21" w14:textId="43E94A95" w:rsidR="002E02E0" w:rsidRPr="00F20882" w:rsidRDefault="00F20882" w:rsidP="00105E62">
      <w:pPr>
        <w:pStyle w:val="Caption"/>
        <w:jc w:val="center"/>
        <w:rPr>
          <w:lang w:val="en-US"/>
        </w:rPr>
      </w:pPr>
      <w:bookmarkStart w:id="57" w:name="_Toc167047946"/>
      <w:r w:rsidRPr="00F20882">
        <w:rPr>
          <w:lang w:val="en-US"/>
        </w:rPr>
        <w:t xml:space="preserve">Code Snippet </w:t>
      </w:r>
      <w:r>
        <w:fldChar w:fldCharType="begin"/>
      </w:r>
      <w:r w:rsidRPr="00F20882">
        <w:rPr>
          <w:lang w:val="en-US"/>
        </w:rPr>
        <w:instrText xml:space="preserve"> SEQ Code_Snippet \* ARABIC </w:instrText>
      </w:r>
      <w:r>
        <w:fldChar w:fldCharType="separate"/>
      </w:r>
      <w:r w:rsidR="001F1F10">
        <w:rPr>
          <w:noProof/>
          <w:lang w:val="en-US"/>
        </w:rPr>
        <w:t>1</w:t>
      </w:r>
      <w:r>
        <w:fldChar w:fldCharType="end"/>
      </w:r>
      <w:r w:rsidRPr="00F20882">
        <w:rPr>
          <w:noProof/>
          <w:lang w:val="en-US"/>
        </w:rPr>
        <w:t xml:space="preserve"> - CSP Configuration</w:t>
      </w:r>
      <w:bookmarkEnd w:id="57"/>
    </w:p>
    <w:p w14:paraId="13B8CEBC" w14:textId="3F4D0023" w:rsidR="001B0A07" w:rsidRPr="001B0A07" w:rsidRDefault="001B0A07" w:rsidP="00F60F5A">
      <w:pPr>
        <w:pStyle w:val="ListParagraph"/>
        <w:numPr>
          <w:ilvl w:val="0"/>
          <w:numId w:val="8"/>
        </w:numPr>
        <w:jc w:val="both"/>
        <w:rPr>
          <w:b/>
          <w:bCs/>
          <w:i/>
          <w:iCs/>
        </w:rPr>
      </w:pPr>
      <w:r w:rsidRPr="001B0A07">
        <w:rPr>
          <w:b/>
          <w:bCs/>
          <w:i/>
          <w:iCs/>
        </w:rPr>
        <w:t>default-src 'self'</w:t>
      </w:r>
    </w:p>
    <w:p w14:paraId="4B110856" w14:textId="3AB82CFB" w:rsidR="00D3445D" w:rsidRPr="00FB7752" w:rsidRDefault="00D3445D" w:rsidP="00F60F5A">
      <w:pPr>
        <w:pStyle w:val="ListParagraph"/>
        <w:numPr>
          <w:ilvl w:val="1"/>
          <w:numId w:val="8"/>
        </w:numPr>
        <w:jc w:val="both"/>
        <w:rPr>
          <w:lang w:val="en-US"/>
        </w:rPr>
      </w:pPr>
      <w:r w:rsidRPr="00770660">
        <w:rPr>
          <w:lang w:val="en-US"/>
        </w:rPr>
        <w:t xml:space="preserve">Only content (e.g., scripts, styles, images) from the same origin (the application's own domain) is allowed by default. </w:t>
      </w:r>
      <w:r w:rsidRPr="00C468E2">
        <w:rPr>
          <w:lang w:val="en-US"/>
        </w:rPr>
        <w:t>This is a general fallback directive for other content types not explicitly specified.</w:t>
      </w:r>
    </w:p>
    <w:p w14:paraId="5EFCE3D6" w14:textId="357020EA" w:rsidR="00D3445D" w:rsidRDefault="006B5D08" w:rsidP="00F60F5A">
      <w:pPr>
        <w:pStyle w:val="ListParagraph"/>
        <w:numPr>
          <w:ilvl w:val="0"/>
          <w:numId w:val="8"/>
        </w:numPr>
        <w:jc w:val="both"/>
        <w:rPr>
          <w:b/>
          <w:bCs/>
          <w:i/>
          <w:iCs/>
        </w:rPr>
      </w:pPr>
      <w:r w:rsidRPr="006B5D08">
        <w:rPr>
          <w:b/>
          <w:bCs/>
          <w:i/>
          <w:iCs/>
        </w:rPr>
        <w:t>frame-src 'self' data</w:t>
      </w:r>
    </w:p>
    <w:p w14:paraId="78B93BAD" w14:textId="51E54D67" w:rsidR="007D26B6" w:rsidRDefault="007D26B6" w:rsidP="00F60F5A">
      <w:pPr>
        <w:pStyle w:val="ListParagraph"/>
        <w:numPr>
          <w:ilvl w:val="1"/>
          <w:numId w:val="8"/>
        </w:numPr>
        <w:jc w:val="both"/>
        <w:rPr>
          <w:lang w:val="en-US"/>
        </w:rPr>
      </w:pPr>
      <w:r w:rsidRPr="007D26B6">
        <w:rPr>
          <w:lang w:val="en-US"/>
        </w:rPr>
        <w:t xml:space="preserve">Allows the application to display content in iframes from the same origin and from </w:t>
      </w:r>
      <w:r w:rsidRPr="008E2014">
        <w:rPr>
          <w:b/>
          <w:bCs/>
          <w:i/>
          <w:iCs/>
          <w:lang w:val="en-US"/>
        </w:rPr>
        <w:t>data:</w:t>
      </w:r>
      <w:r w:rsidRPr="007D26B6">
        <w:rPr>
          <w:lang w:val="en-US"/>
        </w:rPr>
        <w:t xml:space="preserve"> URIs. This can be useful for embedding small amounts of content directly within the HTML document.</w:t>
      </w:r>
    </w:p>
    <w:p w14:paraId="301B9AE7" w14:textId="67DF1762" w:rsidR="008E2014" w:rsidRDefault="008E2014" w:rsidP="00F60F5A">
      <w:pPr>
        <w:pStyle w:val="ListParagraph"/>
        <w:numPr>
          <w:ilvl w:val="0"/>
          <w:numId w:val="8"/>
        </w:numPr>
        <w:jc w:val="both"/>
        <w:rPr>
          <w:b/>
          <w:bCs/>
          <w:i/>
          <w:iCs/>
          <w:lang w:val="en-US"/>
        </w:rPr>
      </w:pPr>
      <w:r w:rsidRPr="008E2014">
        <w:rPr>
          <w:b/>
          <w:bCs/>
          <w:i/>
          <w:iCs/>
          <w:lang w:val="en-US"/>
        </w:rPr>
        <w:t xml:space="preserve">script-src 'self' 'unsafe-inline' 'unsafe-eval' </w:t>
      </w:r>
      <w:hyperlink r:id="rId38" w:history="1">
        <w:r w:rsidRPr="00E71FC8">
          <w:rPr>
            <w:rStyle w:val="Hyperlink"/>
            <w:b/>
            <w:bCs/>
            <w:i/>
            <w:iCs/>
            <w:lang w:val="en-US"/>
          </w:rPr>
          <w:t>https://storage.googleapis.com</w:t>
        </w:r>
      </w:hyperlink>
    </w:p>
    <w:p w14:paraId="53A57684" w14:textId="47118C64" w:rsidR="008E2014" w:rsidRPr="00E50423" w:rsidRDefault="00E50423" w:rsidP="00F60F5A">
      <w:pPr>
        <w:pStyle w:val="ListParagraph"/>
        <w:numPr>
          <w:ilvl w:val="1"/>
          <w:numId w:val="8"/>
        </w:numPr>
        <w:jc w:val="both"/>
        <w:rPr>
          <w:lang w:val="en-US"/>
        </w:rPr>
      </w:pPr>
      <w:r w:rsidRPr="00E50423">
        <w:rPr>
          <w:lang w:val="en-US"/>
        </w:rPr>
        <w:t>Scripts can be loaded and executed from the same origin (self).</w:t>
      </w:r>
    </w:p>
    <w:p w14:paraId="7440F69C" w14:textId="787DAA58" w:rsidR="00E50423" w:rsidRDefault="00E50423" w:rsidP="00F60F5A">
      <w:pPr>
        <w:pStyle w:val="ListParagraph"/>
        <w:numPr>
          <w:ilvl w:val="1"/>
          <w:numId w:val="8"/>
        </w:numPr>
        <w:jc w:val="both"/>
        <w:rPr>
          <w:lang w:val="en-US"/>
        </w:rPr>
      </w:pPr>
      <w:r w:rsidRPr="00E50423">
        <w:rPr>
          <w:b/>
          <w:bCs/>
          <w:i/>
          <w:iCs/>
          <w:lang w:val="en-US"/>
        </w:rPr>
        <w:t>unsafe-inline</w:t>
      </w:r>
      <w:r w:rsidRPr="00E50423">
        <w:rPr>
          <w:lang w:val="en-US"/>
        </w:rPr>
        <w:t xml:space="preserve"> allows inline JavaScript to be executed, which can pose security risks but may be necessary for certain functionalities.</w:t>
      </w:r>
    </w:p>
    <w:p w14:paraId="0A907A04" w14:textId="5F26B3F4" w:rsidR="00E50423" w:rsidRDefault="006C7CC0" w:rsidP="00F60F5A">
      <w:pPr>
        <w:pStyle w:val="ListParagraph"/>
        <w:numPr>
          <w:ilvl w:val="1"/>
          <w:numId w:val="8"/>
        </w:numPr>
        <w:jc w:val="both"/>
        <w:rPr>
          <w:lang w:val="en-US"/>
        </w:rPr>
      </w:pPr>
      <w:r w:rsidRPr="006C7CC0">
        <w:rPr>
          <w:b/>
          <w:bCs/>
          <w:i/>
          <w:iCs/>
          <w:lang w:val="en-US"/>
        </w:rPr>
        <w:t>unsafe-eval</w:t>
      </w:r>
      <w:r w:rsidRPr="006C7CC0">
        <w:rPr>
          <w:lang w:val="en-US"/>
        </w:rPr>
        <w:t xml:space="preserve"> allows the use of </w:t>
      </w:r>
      <w:proofErr w:type="gramStart"/>
      <w:r w:rsidRPr="006C7CC0">
        <w:rPr>
          <w:lang w:val="en-US"/>
        </w:rPr>
        <w:t>eval(</w:t>
      </w:r>
      <w:proofErr w:type="gramEnd"/>
      <w:r w:rsidRPr="006C7CC0">
        <w:rPr>
          <w:lang w:val="en-US"/>
        </w:rPr>
        <w:t>) and similar methods for executing code, which can also pose security risks.</w:t>
      </w:r>
    </w:p>
    <w:p w14:paraId="2B32157D" w14:textId="6B4F5DE1" w:rsidR="006C7CC0" w:rsidRDefault="006C7CC0" w:rsidP="00F60F5A">
      <w:pPr>
        <w:pStyle w:val="ListParagraph"/>
        <w:numPr>
          <w:ilvl w:val="1"/>
          <w:numId w:val="8"/>
        </w:numPr>
        <w:jc w:val="both"/>
        <w:rPr>
          <w:lang w:val="en-US"/>
        </w:rPr>
      </w:pPr>
      <w:r w:rsidRPr="006C7CC0">
        <w:rPr>
          <w:lang w:val="en-US"/>
        </w:rPr>
        <w:t>Scripts from https://storage.googleapis.com are explicitly allowed, enabling the application to load scripts stored there.</w:t>
      </w:r>
    </w:p>
    <w:p w14:paraId="66F3BC39" w14:textId="12713D2F" w:rsidR="006C7CC0" w:rsidRPr="00427C33" w:rsidRDefault="00DA507E" w:rsidP="00F60F5A">
      <w:pPr>
        <w:pStyle w:val="ListParagraph"/>
        <w:numPr>
          <w:ilvl w:val="0"/>
          <w:numId w:val="8"/>
        </w:numPr>
        <w:jc w:val="both"/>
        <w:rPr>
          <w:b/>
          <w:bCs/>
          <w:i/>
          <w:iCs/>
          <w:lang w:val="en-US"/>
        </w:rPr>
      </w:pPr>
      <w:r w:rsidRPr="00427C33">
        <w:rPr>
          <w:b/>
          <w:bCs/>
          <w:i/>
          <w:iCs/>
          <w:lang w:val="en-US"/>
        </w:rPr>
        <w:t>style-src 'self' 'unsafe-</w:t>
      </w:r>
      <w:proofErr w:type="gramStart"/>
      <w:r w:rsidRPr="00427C33">
        <w:rPr>
          <w:b/>
          <w:bCs/>
          <w:i/>
          <w:iCs/>
          <w:lang w:val="en-US"/>
        </w:rPr>
        <w:t>inline'</w:t>
      </w:r>
      <w:proofErr w:type="gramEnd"/>
    </w:p>
    <w:p w14:paraId="7295748A" w14:textId="45823136" w:rsidR="00DA507E" w:rsidRDefault="00DA507E" w:rsidP="00F60F5A">
      <w:pPr>
        <w:pStyle w:val="ListParagraph"/>
        <w:numPr>
          <w:ilvl w:val="1"/>
          <w:numId w:val="8"/>
        </w:numPr>
        <w:jc w:val="both"/>
        <w:rPr>
          <w:lang w:val="en-US"/>
        </w:rPr>
      </w:pPr>
      <w:r w:rsidRPr="00DA507E">
        <w:rPr>
          <w:lang w:val="en-US"/>
        </w:rPr>
        <w:t>Styles can be loaded from the same origin (</w:t>
      </w:r>
      <w:r w:rsidRPr="00427C33">
        <w:rPr>
          <w:b/>
          <w:bCs/>
          <w:i/>
          <w:iCs/>
          <w:lang w:val="en-US"/>
        </w:rPr>
        <w:t>self</w:t>
      </w:r>
      <w:r w:rsidRPr="00DA507E">
        <w:rPr>
          <w:lang w:val="en-US"/>
        </w:rPr>
        <w:t>).</w:t>
      </w:r>
    </w:p>
    <w:p w14:paraId="3BC8EF7D" w14:textId="66CCE593" w:rsidR="00DA507E" w:rsidRDefault="00427C33" w:rsidP="00F60F5A">
      <w:pPr>
        <w:pStyle w:val="ListParagraph"/>
        <w:numPr>
          <w:ilvl w:val="1"/>
          <w:numId w:val="8"/>
        </w:numPr>
        <w:jc w:val="both"/>
        <w:rPr>
          <w:lang w:val="en-US"/>
        </w:rPr>
      </w:pPr>
      <w:r w:rsidRPr="00427C33">
        <w:rPr>
          <w:b/>
          <w:bCs/>
          <w:i/>
          <w:iCs/>
          <w:lang w:val="en-US"/>
        </w:rPr>
        <w:t>unsafe-inline</w:t>
      </w:r>
      <w:r w:rsidRPr="00427C33">
        <w:rPr>
          <w:lang w:val="en-US"/>
        </w:rPr>
        <w:t xml:space="preserve"> allows inline CSS styles to be applied, which can be a security risk but may be necessary for certain functionalities.</w:t>
      </w:r>
    </w:p>
    <w:p w14:paraId="3B773240" w14:textId="1B464A10" w:rsidR="002044D1" w:rsidRPr="002044D1" w:rsidRDefault="002044D1" w:rsidP="00F60F5A">
      <w:pPr>
        <w:pStyle w:val="ListParagraph"/>
        <w:numPr>
          <w:ilvl w:val="0"/>
          <w:numId w:val="8"/>
        </w:numPr>
        <w:jc w:val="both"/>
        <w:rPr>
          <w:b/>
          <w:bCs/>
          <w:i/>
          <w:iCs/>
          <w:lang w:val="en-US"/>
        </w:rPr>
      </w:pPr>
      <w:r w:rsidRPr="002044D1">
        <w:rPr>
          <w:b/>
          <w:bCs/>
          <w:i/>
          <w:iCs/>
          <w:lang w:val="en-US"/>
        </w:rPr>
        <w:t>img-src 'self' data</w:t>
      </w:r>
    </w:p>
    <w:p w14:paraId="09039C00" w14:textId="55B96F00" w:rsidR="002044D1" w:rsidRDefault="002044D1" w:rsidP="00F60F5A">
      <w:pPr>
        <w:pStyle w:val="ListParagraph"/>
        <w:numPr>
          <w:ilvl w:val="1"/>
          <w:numId w:val="8"/>
        </w:numPr>
        <w:jc w:val="both"/>
        <w:rPr>
          <w:lang w:val="en-US"/>
        </w:rPr>
      </w:pPr>
      <w:r w:rsidRPr="002044D1">
        <w:rPr>
          <w:lang w:val="en-US"/>
        </w:rPr>
        <w:t>Images can be loaded from the same origin (</w:t>
      </w:r>
      <w:r w:rsidRPr="002044D1">
        <w:rPr>
          <w:b/>
          <w:bCs/>
          <w:i/>
          <w:iCs/>
          <w:lang w:val="en-US"/>
        </w:rPr>
        <w:t>self</w:t>
      </w:r>
      <w:r w:rsidRPr="002044D1">
        <w:rPr>
          <w:lang w:val="en-US"/>
        </w:rPr>
        <w:t>).</w:t>
      </w:r>
    </w:p>
    <w:p w14:paraId="2751AE9E" w14:textId="5C571443" w:rsidR="002044D1" w:rsidRDefault="002044D1" w:rsidP="00F60F5A">
      <w:pPr>
        <w:pStyle w:val="ListParagraph"/>
        <w:numPr>
          <w:ilvl w:val="1"/>
          <w:numId w:val="8"/>
        </w:numPr>
        <w:jc w:val="both"/>
        <w:rPr>
          <w:lang w:val="en-US"/>
        </w:rPr>
      </w:pPr>
      <w:r w:rsidRPr="002044D1">
        <w:rPr>
          <w:b/>
          <w:bCs/>
          <w:i/>
          <w:iCs/>
          <w:lang w:val="en-US"/>
        </w:rPr>
        <w:t>data:</w:t>
      </w:r>
      <w:r w:rsidRPr="002044D1">
        <w:rPr>
          <w:lang w:val="en-US"/>
        </w:rPr>
        <w:t xml:space="preserve"> URIs are allowed for images, enabling the embedding of small images directly within the HTML document.</w:t>
      </w:r>
    </w:p>
    <w:p w14:paraId="79FD011B" w14:textId="2FBE347C" w:rsidR="002044D1" w:rsidRPr="00C26869" w:rsidRDefault="00C26869" w:rsidP="00F60F5A">
      <w:pPr>
        <w:pStyle w:val="ListParagraph"/>
        <w:numPr>
          <w:ilvl w:val="0"/>
          <w:numId w:val="8"/>
        </w:numPr>
        <w:jc w:val="both"/>
        <w:rPr>
          <w:b/>
          <w:bCs/>
          <w:i/>
          <w:iCs/>
          <w:lang w:val="en-US"/>
        </w:rPr>
      </w:pPr>
      <w:r w:rsidRPr="00C26869">
        <w:rPr>
          <w:b/>
          <w:bCs/>
          <w:i/>
          <w:iCs/>
          <w:lang w:val="en-US"/>
        </w:rPr>
        <w:t>font-src 'self' data</w:t>
      </w:r>
    </w:p>
    <w:p w14:paraId="3C4093DD" w14:textId="6B51E689" w:rsidR="00C26869" w:rsidRDefault="00C26869" w:rsidP="00F60F5A">
      <w:pPr>
        <w:pStyle w:val="ListParagraph"/>
        <w:numPr>
          <w:ilvl w:val="1"/>
          <w:numId w:val="8"/>
        </w:numPr>
        <w:jc w:val="both"/>
        <w:rPr>
          <w:lang w:val="en-US"/>
        </w:rPr>
      </w:pPr>
      <w:r w:rsidRPr="00C26869">
        <w:rPr>
          <w:lang w:val="en-US"/>
        </w:rPr>
        <w:t>Fonts can be loaded from the same origin (</w:t>
      </w:r>
      <w:r w:rsidRPr="00C26869">
        <w:rPr>
          <w:b/>
          <w:bCs/>
          <w:i/>
          <w:iCs/>
          <w:lang w:val="en-US"/>
        </w:rPr>
        <w:t>self</w:t>
      </w:r>
      <w:r w:rsidRPr="00C26869">
        <w:rPr>
          <w:lang w:val="en-US"/>
        </w:rPr>
        <w:t>).</w:t>
      </w:r>
    </w:p>
    <w:p w14:paraId="536BFBB6" w14:textId="430D3412" w:rsidR="00C26869" w:rsidRDefault="00C26869" w:rsidP="00F60F5A">
      <w:pPr>
        <w:pStyle w:val="ListParagraph"/>
        <w:numPr>
          <w:ilvl w:val="1"/>
          <w:numId w:val="8"/>
        </w:numPr>
        <w:jc w:val="both"/>
        <w:rPr>
          <w:lang w:val="en-US"/>
        </w:rPr>
      </w:pPr>
      <w:r w:rsidRPr="00C26869">
        <w:rPr>
          <w:b/>
          <w:bCs/>
          <w:i/>
          <w:iCs/>
          <w:lang w:val="en-US"/>
        </w:rPr>
        <w:t>data:</w:t>
      </w:r>
      <w:r w:rsidRPr="00C26869">
        <w:rPr>
          <w:lang w:val="en-US"/>
        </w:rPr>
        <w:t xml:space="preserve"> URIs are allowed for fonts, enabling the embedding of fonts directly within the HTML document.</w:t>
      </w:r>
    </w:p>
    <w:p w14:paraId="7A57E20D" w14:textId="5422AA30" w:rsidR="00C26869" w:rsidRPr="00C91C14" w:rsidRDefault="00C26869" w:rsidP="00F60F5A">
      <w:pPr>
        <w:pStyle w:val="ListParagraph"/>
        <w:numPr>
          <w:ilvl w:val="0"/>
          <w:numId w:val="8"/>
        </w:numPr>
        <w:jc w:val="both"/>
        <w:rPr>
          <w:b/>
          <w:bCs/>
          <w:lang w:val="en-US"/>
        </w:rPr>
      </w:pPr>
      <w:r w:rsidRPr="00C91C14">
        <w:rPr>
          <w:b/>
          <w:bCs/>
          <w:lang w:val="en-US"/>
        </w:rPr>
        <w:t>Security Implications</w:t>
      </w:r>
    </w:p>
    <w:p w14:paraId="5BAC622A" w14:textId="6F0BF359" w:rsidR="00B57942" w:rsidRDefault="00B57942" w:rsidP="00F60F5A">
      <w:pPr>
        <w:pStyle w:val="ListParagraph"/>
        <w:numPr>
          <w:ilvl w:val="1"/>
          <w:numId w:val="8"/>
        </w:numPr>
        <w:jc w:val="both"/>
        <w:rPr>
          <w:lang w:val="en-US"/>
        </w:rPr>
      </w:pPr>
      <w:r w:rsidRPr="00C91C14">
        <w:rPr>
          <w:b/>
          <w:bCs/>
          <w:i/>
          <w:iCs/>
          <w:lang w:val="en-US"/>
        </w:rPr>
        <w:t>'self'</w:t>
      </w:r>
      <w:r w:rsidRPr="00B57942">
        <w:rPr>
          <w:lang w:val="en-US"/>
        </w:rPr>
        <w:t>: Restricts most resources to be loaded only from the same origin, reducing the risk of cross-site scripting (XSS) and other injection attacks.</w:t>
      </w:r>
    </w:p>
    <w:p w14:paraId="573041C2" w14:textId="3121BADF" w:rsidR="00B57942" w:rsidRDefault="00B57942" w:rsidP="00F60F5A">
      <w:pPr>
        <w:pStyle w:val="ListParagraph"/>
        <w:numPr>
          <w:ilvl w:val="1"/>
          <w:numId w:val="8"/>
        </w:numPr>
        <w:jc w:val="both"/>
        <w:rPr>
          <w:lang w:val="en-US"/>
        </w:rPr>
      </w:pPr>
      <w:r w:rsidRPr="00C91C14">
        <w:rPr>
          <w:b/>
          <w:bCs/>
          <w:i/>
          <w:iCs/>
          <w:lang w:val="en-US"/>
        </w:rPr>
        <w:t>'unsafe-inline'</w:t>
      </w:r>
      <w:r w:rsidRPr="00B57942">
        <w:rPr>
          <w:lang w:val="en-US"/>
        </w:rPr>
        <w:t xml:space="preserve"> and </w:t>
      </w:r>
      <w:r w:rsidRPr="00C91C14">
        <w:rPr>
          <w:b/>
          <w:bCs/>
          <w:i/>
          <w:iCs/>
          <w:lang w:val="en-US"/>
        </w:rPr>
        <w:t>'unsafe-eval'</w:t>
      </w:r>
      <w:r w:rsidRPr="00B57942">
        <w:rPr>
          <w:lang w:val="en-US"/>
        </w:rPr>
        <w:t xml:space="preserve">: While necessary for some applications, these directives significantly weaken the policy by allowing inline scripts and the use of </w:t>
      </w:r>
      <w:proofErr w:type="gramStart"/>
      <w:r w:rsidRPr="00C91C14">
        <w:rPr>
          <w:i/>
          <w:iCs/>
          <w:lang w:val="en-US"/>
        </w:rPr>
        <w:t>eval(</w:t>
      </w:r>
      <w:proofErr w:type="gramEnd"/>
      <w:r w:rsidRPr="00C91C14">
        <w:rPr>
          <w:i/>
          <w:iCs/>
          <w:lang w:val="en-US"/>
        </w:rPr>
        <w:t>)</w:t>
      </w:r>
      <w:r w:rsidRPr="00B57942">
        <w:rPr>
          <w:lang w:val="en-US"/>
        </w:rPr>
        <w:t>, which can make the application vulnerable to XSS attacks.</w:t>
      </w:r>
    </w:p>
    <w:p w14:paraId="5660D937" w14:textId="749101F6" w:rsidR="00B57942" w:rsidRDefault="00C91C14" w:rsidP="00F60F5A">
      <w:pPr>
        <w:pStyle w:val="ListParagraph"/>
        <w:numPr>
          <w:ilvl w:val="1"/>
          <w:numId w:val="8"/>
        </w:numPr>
        <w:jc w:val="both"/>
        <w:rPr>
          <w:lang w:val="en-US"/>
        </w:rPr>
      </w:pPr>
      <w:r w:rsidRPr="00C91C14">
        <w:rPr>
          <w:lang w:val="en-US"/>
        </w:rPr>
        <w:t>Specific External Sources: Allowing scripts from specific external sources (like</w:t>
      </w:r>
      <w:r w:rsidR="0036652A">
        <w:rPr>
          <w:lang w:val="en-US"/>
        </w:rPr>
        <w:t xml:space="preserve"> </w:t>
      </w:r>
      <w:hyperlink r:id="rId39" w:history="1">
        <w:r w:rsidR="000F15F6" w:rsidRPr="00E71FC8">
          <w:rPr>
            <w:rStyle w:val="Hyperlink"/>
            <w:lang w:val="en-US"/>
          </w:rPr>
          <w:t>https://storage.googleapis.com/</w:t>
        </w:r>
      </w:hyperlink>
      <w:r w:rsidRPr="00C91C14">
        <w:rPr>
          <w:lang w:val="en-US"/>
        </w:rPr>
        <w:t>) ensures that only trusted sources are used.</w:t>
      </w:r>
    </w:p>
    <w:p w14:paraId="08F244F0" w14:textId="0A662D29" w:rsidR="002F4FB5" w:rsidRDefault="000F15F6" w:rsidP="00F60F5A">
      <w:pPr>
        <w:pStyle w:val="ListParagraph"/>
        <w:numPr>
          <w:ilvl w:val="2"/>
          <w:numId w:val="8"/>
        </w:numPr>
        <w:jc w:val="both"/>
        <w:rPr>
          <w:lang w:val="en-US"/>
        </w:rPr>
      </w:pPr>
      <w:r w:rsidRPr="000F15F6">
        <w:rPr>
          <w:b/>
          <w:bCs/>
          <w:lang w:val="en-US"/>
        </w:rPr>
        <w:t>CORS (Cross-Origin Resource Sharing):</w:t>
      </w:r>
      <w:r w:rsidRPr="000F15F6">
        <w:rPr>
          <w:lang w:val="en-US"/>
        </w:rPr>
        <w:t xml:space="preserve"> Controls how resources are shared between different origins to enhance security. Defined as:</w:t>
      </w:r>
    </w:p>
    <w:p w14:paraId="61680FD2" w14:textId="77777777" w:rsidR="00F20882" w:rsidRDefault="00746121" w:rsidP="00F20882">
      <w:pPr>
        <w:keepNext/>
        <w:jc w:val="center"/>
      </w:pPr>
      <w:r w:rsidRPr="00746121">
        <w:drawing>
          <wp:inline distT="0" distB="0" distL="0" distR="0" wp14:anchorId="16DAE34C" wp14:editId="10A7163B">
            <wp:extent cx="5943600" cy="1141095"/>
            <wp:effectExtent l="0" t="0" r="0" b="1905"/>
            <wp:docPr id="146549118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91185" name="Picture 1" descr="A close-up of a computer code&#10;&#10;Description automatically generated"/>
                    <pic:cNvPicPr/>
                  </pic:nvPicPr>
                  <pic:blipFill>
                    <a:blip r:embed="rId40"/>
                    <a:stretch>
                      <a:fillRect/>
                    </a:stretch>
                  </pic:blipFill>
                  <pic:spPr>
                    <a:xfrm>
                      <a:off x="0" y="0"/>
                      <a:ext cx="5943600" cy="1141095"/>
                    </a:xfrm>
                    <a:prstGeom prst="rect">
                      <a:avLst/>
                    </a:prstGeom>
                  </pic:spPr>
                </pic:pic>
              </a:graphicData>
            </a:graphic>
          </wp:inline>
        </w:drawing>
      </w:r>
    </w:p>
    <w:p w14:paraId="1BA28E28" w14:textId="28B69D35" w:rsidR="00552111" w:rsidRPr="00F20882" w:rsidRDefault="00F20882" w:rsidP="00F20882">
      <w:pPr>
        <w:pStyle w:val="Caption"/>
        <w:jc w:val="center"/>
        <w:rPr>
          <w:lang w:val="en-US"/>
        </w:rPr>
      </w:pPr>
      <w:bookmarkStart w:id="58" w:name="_Toc167047947"/>
      <w:r w:rsidRPr="00F20882">
        <w:rPr>
          <w:lang w:val="en-US"/>
        </w:rPr>
        <w:t xml:space="preserve">Code Snippet </w:t>
      </w:r>
      <w:r>
        <w:fldChar w:fldCharType="begin"/>
      </w:r>
      <w:r w:rsidRPr="00F20882">
        <w:rPr>
          <w:lang w:val="en-US"/>
        </w:rPr>
        <w:instrText xml:space="preserve"> SEQ Code_Snippet \* ARABIC </w:instrText>
      </w:r>
      <w:r>
        <w:fldChar w:fldCharType="separate"/>
      </w:r>
      <w:r w:rsidR="001F1F10">
        <w:rPr>
          <w:noProof/>
          <w:lang w:val="en-US"/>
        </w:rPr>
        <w:t>2</w:t>
      </w:r>
      <w:r>
        <w:fldChar w:fldCharType="end"/>
      </w:r>
      <w:r w:rsidRPr="00F20882">
        <w:rPr>
          <w:noProof/>
          <w:lang w:val="en-US"/>
        </w:rPr>
        <w:t xml:space="preserve"> - CORS (Cross-Origin Resource Sharing)</w:t>
      </w:r>
      <w:bookmarkEnd w:id="58"/>
    </w:p>
    <w:p w14:paraId="32447966" w14:textId="01DDF8EB" w:rsidR="00575862" w:rsidRPr="007343CB" w:rsidRDefault="007343CB" w:rsidP="00F60F5A">
      <w:pPr>
        <w:pStyle w:val="ListParagraph"/>
        <w:numPr>
          <w:ilvl w:val="0"/>
          <w:numId w:val="8"/>
        </w:numPr>
        <w:jc w:val="both"/>
        <w:rPr>
          <w:b/>
          <w:bCs/>
          <w:lang w:val="en-US"/>
        </w:rPr>
      </w:pPr>
      <w:r w:rsidRPr="007343CB">
        <w:rPr>
          <w:b/>
          <w:bCs/>
          <w:lang w:val="en-US"/>
        </w:rPr>
        <w:t>Endpoint Authorization</w:t>
      </w:r>
    </w:p>
    <w:p w14:paraId="7CDC346E" w14:textId="77777777" w:rsidR="00547952" w:rsidRPr="00547952" w:rsidRDefault="00547952" w:rsidP="00F60F5A">
      <w:pPr>
        <w:pStyle w:val="ListParagraph"/>
        <w:numPr>
          <w:ilvl w:val="1"/>
          <w:numId w:val="8"/>
        </w:numPr>
        <w:jc w:val="both"/>
        <w:rPr>
          <w:lang w:val="en-US"/>
        </w:rPr>
      </w:pPr>
      <w:r w:rsidRPr="00547952">
        <w:rPr>
          <w:lang w:val="en-US"/>
        </w:rPr>
        <w:t>Configures which endpoints require authorization, which are public, and which require specific roles.</w:t>
      </w:r>
    </w:p>
    <w:p w14:paraId="1972FB5B" w14:textId="4691758A" w:rsidR="00490E9A" w:rsidRPr="00454006" w:rsidRDefault="00547952" w:rsidP="00F60F5A">
      <w:pPr>
        <w:pStyle w:val="ListParagraph"/>
        <w:numPr>
          <w:ilvl w:val="1"/>
          <w:numId w:val="8"/>
        </w:numPr>
        <w:jc w:val="both"/>
        <w:rPr>
          <w:lang w:val="en-US"/>
        </w:rPr>
      </w:pPr>
      <w:r w:rsidRPr="00547952">
        <w:rPr>
          <w:lang w:val="en-US"/>
        </w:rPr>
        <w:t xml:space="preserve">Example configuration in </w:t>
      </w:r>
      <w:r w:rsidRPr="00547952">
        <w:rPr>
          <w:b/>
          <w:bCs/>
          <w:i/>
          <w:iCs/>
          <w:lang w:val="en-US"/>
        </w:rPr>
        <w:t>SecurityConfiguration.java</w:t>
      </w:r>
      <w:r w:rsidRPr="00547952">
        <w:rPr>
          <w:lang w:val="en-US"/>
        </w:rPr>
        <w:t>:</w:t>
      </w:r>
    </w:p>
    <w:p w14:paraId="628B9CAA" w14:textId="77777777" w:rsidR="00F20882" w:rsidRPr="00FB64E2" w:rsidRDefault="00B3543F" w:rsidP="00E83B5F">
      <w:pPr>
        <w:keepNext/>
        <w:ind w:left="1440" w:hanging="1152"/>
        <w:jc w:val="center"/>
        <w:rPr>
          <w:lang w:val="en-GB"/>
        </w:rPr>
      </w:pPr>
      <w:r w:rsidRPr="00B3543F">
        <w:drawing>
          <wp:inline distT="0" distB="0" distL="0" distR="0" wp14:anchorId="2D5FCDAD" wp14:editId="2EA2E9DF">
            <wp:extent cx="5943600" cy="5337810"/>
            <wp:effectExtent l="0" t="0" r="0" b="0"/>
            <wp:docPr id="41688753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7534" name="Picture 1" descr="A screenshot of a computer code&#10;&#10;Description automatically generated"/>
                    <pic:cNvPicPr/>
                  </pic:nvPicPr>
                  <pic:blipFill>
                    <a:blip r:embed="rId41"/>
                    <a:stretch>
                      <a:fillRect/>
                    </a:stretch>
                  </pic:blipFill>
                  <pic:spPr>
                    <a:xfrm>
                      <a:off x="0" y="0"/>
                      <a:ext cx="5943600" cy="5337810"/>
                    </a:xfrm>
                    <a:prstGeom prst="rect">
                      <a:avLst/>
                    </a:prstGeom>
                  </pic:spPr>
                </pic:pic>
              </a:graphicData>
            </a:graphic>
          </wp:inline>
        </w:drawing>
      </w:r>
    </w:p>
    <w:p w14:paraId="38875D19" w14:textId="662B62C2" w:rsidR="00552111" w:rsidRDefault="00F20882" w:rsidP="00F20882">
      <w:pPr>
        <w:pStyle w:val="Caption"/>
        <w:jc w:val="center"/>
      </w:pPr>
      <w:bookmarkStart w:id="59" w:name="_Toc167047948"/>
      <w:r>
        <w:t xml:space="preserve">Code Snippet </w:t>
      </w:r>
      <w:r>
        <w:fldChar w:fldCharType="begin"/>
      </w:r>
      <w:r>
        <w:instrText xml:space="preserve"> SEQ Code_Snippet \* ARABIC </w:instrText>
      </w:r>
      <w:r>
        <w:fldChar w:fldCharType="separate"/>
      </w:r>
      <w:r w:rsidR="001F1F10">
        <w:rPr>
          <w:noProof/>
        </w:rPr>
        <w:t>3</w:t>
      </w:r>
      <w:r>
        <w:fldChar w:fldCharType="end"/>
      </w:r>
      <w:r>
        <w:rPr>
          <w:noProof/>
        </w:rPr>
        <w:t xml:space="preserve"> - </w:t>
      </w:r>
      <w:r w:rsidRPr="001A59F1">
        <w:rPr>
          <w:noProof/>
        </w:rPr>
        <w:t>Endpoint Authorization</w:t>
      </w:r>
      <w:bookmarkEnd w:id="59"/>
    </w:p>
    <w:p w14:paraId="234F8F9D" w14:textId="1BAFE3BD" w:rsidR="006E763F" w:rsidRDefault="00F922C0" w:rsidP="00F922C0">
      <w:pPr>
        <w:pStyle w:val="Heading1"/>
        <w:numPr>
          <w:ilvl w:val="1"/>
          <w:numId w:val="2"/>
        </w:numPr>
        <w:rPr>
          <w:lang w:val="en-US"/>
        </w:rPr>
      </w:pPr>
      <w:bookmarkStart w:id="60" w:name="_Toc167047900"/>
      <w:r>
        <w:rPr>
          <w:lang w:val="en-US"/>
        </w:rPr>
        <w:t>TLS and HTTP/2</w:t>
      </w:r>
      <w:bookmarkEnd w:id="60"/>
    </w:p>
    <w:p w14:paraId="7A7A508C" w14:textId="77777777" w:rsidR="00FB64E2" w:rsidRDefault="00E770C2" w:rsidP="00FB64E2">
      <w:pPr>
        <w:keepNext/>
      </w:pPr>
      <w:r w:rsidRPr="00E770C2">
        <w:rPr>
          <w:lang w:val="en-US"/>
        </w:rPr>
        <w:drawing>
          <wp:inline distT="0" distB="0" distL="0" distR="0" wp14:anchorId="1D3C8D60" wp14:editId="12C7559A">
            <wp:extent cx="5943600" cy="1576070"/>
            <wp:effectExtent l="0" t="0" r="0" b="5080"/>
            <wp:docPr id="1781591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59170" name="Picture 1" descr="A screenshot of a computer&#10;&#10;Description automatically generated"/>
                    <pic:cNvPicPr/>
                  </pic:nvPicPr>
                  <pic:blipFill>
                    <a:blip r:embed="rId42"/>
                    <a:stretch>
                      <a:fillRect/>
                    </a:stretch>
                  </pic:blipFill>
                  <pic:spPr>
                    <a:xfrm>
                      <a:off x="0" y="0"/>
                      <a:ext cx="5943600" cy="1576070"/>
                    </a:xfrm>
                    <a:prstGeom prst="rect">
                      <a:avLst/>
                    </a:prstGeom>
                  </pic:spPr>
                </pic:pic>
              </a:graphicData>
            </a:graphic>
          </wp:inline>
        </w:drawing>
      </w:r>
    </w:p>
    <w:p w14:paraId="17729912" w14:textId="4252A8F4" w:rsidR="00E770C2" w:rsidRPr="00FB64E2" w:rsidRDefault="00FB64E2" w:rsidP="00FB64E2">
      <w:pPr>
        <w:pStyle w:val="Caption"/>
        <w:jc w:val="center"/>
        <w:rPr>
          <w:lang w:val="en-GB"/>
        </w:rPr>
      </w:pPr>
      <w:bookmarkStart w:id="61" w:name="_Ref167031690"/>
      <w:bookmarkStart w:id="62" w:name="_Toc167047949"/>
      <w:r w:rsidRPr="00FB64E2">
        <w:rPr>
          <w:lang w:val="en-GB"/>
        </w:rPr>
        <w:t xml:space="preserve">Code Snippet </w:t>
      </w:r>
      <w:r>
        <w:fldChar w:fldCharType="begin"/>
      </w:r>
      <w:r w:rsidRPr="00FB64E2">
        <w:rPr>
          <w:lang w:val="en-GB"/>
        </w:rPr>
        <w:instrText xml:space="preserve"> SEQ Code_Snippet \* ARABIC </w:instrText>
      </w:r>
      <w:r>
        <w:fldChar w:fldCharType="separate"/>
      </w:r>
      <w:r w:rsidR="001F1F10">
        <w:rPr>
          <w:noProof/>
          <w:lang w:val="en-GB"/>
        </w:rPr>
        <w:t>4</w:t>
      </w:r>
      <w:r>
        <w:fldChar w:fldCharType="end"/>
      </w:r>
      <w:bookmarkEnd w:id="61"/>
      <w:r w:rsidRPr="00FB64E2">
        <w:rPr>
          <w:lang w:val="en-GB"/>
        </w:rPr>
        <w:t xml:space="preserve"> - TLS and HTTP/2 Spring Profile</w:t>
      </w:r>
      <w:bookmarkEnd w:id="62"/>
    </w:p>
    <w:p w14:paraId="05FA88F7" w14:textId="1023C70C" w:rsidR="00F922C0" w:rsidRPr="00F922C0" w:rsidRDefault="00F922C0" w:rsidP="00F60F5A">
      <w:pPr>
        <w:jc w:val="both"/>
        <w:rPr>
          <w:lang w:val="en-US"/>
        </w:rPr>
      </w:pPr>
      <w:r>
        <w:rPr>
          <w:lang w:val="en-US"/>
        </w:rPr>
        <w:t>As said in the documentation design, it is the best practice to use TLS</w:t>
      </w:r>
      <w:r w:rsidR="00FF6721">
        <w:rPr>
          <w:lang w:val="en-US"/>
        </w:rPr>
        <w:t>, the protocol to encrypt data between http requests, making it secure.</w:t>
      </w:r>
    </w:p>
    <w:p w14:paraId="585F1317" w14:textId="4C6E2F87" w:rsidR="00514E2D" w:rsidRDefault="00D63205" w:rsidP="00F60F5A">
      <w:pPr>
        <w:jc w:val="both"/>
        <w:rPr>
          <w:lang w:val="en-US"/>
        </w:rPr>
      </w:pPr>
      <w:r>
        <w:rPr>
          <w:lang w:val="en-US"/>
        </w:rPr>
        <w:t>There</w:t>
      </w:r>
      <w:r w:rsidR="00FF6721">
        <w:rPr>
          <w:lang w:val="en-US"/>
        </w:rPr>
        <w:t xml:space="preserve"> is a</w:t>
      </w:r>
      <w:r w:rsidR="00861DD2">
        <w:rPr>
          <w:lang w:val="en-US"/>
        </w:rPr>
        <w:t xml:space="preserve"> Spring </w:t>
      </w:r>
      <w:r w:rsidR="0068498A">
        <w:rPr>
          <w:lang w:val="en-US"/>
        </w:rPr>
        <w:t xml:space="preserve">Profile that is used to start the application with TLS and HTTP/2 configurated, </w:t>
      </w:r>
      <w:r w:rsidR="00E770C2">
        <w:rPr>
          <w:lang w:val="en-US"/>
        </w:rPr>
        <w:t xml:space="preserve">as seen in </w:t>
      </w:r>
      <w:r w:rsidR="00FB64E2">
        <w:rPr>
          <w:lang w:val="en-US"/>
        </w:rPr>
        <w:fldChar w:fldCharType="begin"/>
      </w:r>
      <w:r w:rsidR="00FB64E2">
        <w:rPr>
          <w:lang w:val="en-US"/>
        </w:rPr>
        <w:instrText xml:space="preserve"> REF _Ref167031690 \h </w:instrText>
      </w:r>
      <w:r w:rsidR="00FB64E2">
        <w:rPr>
          <w:lang w:val="en-US"/>
        </w:rPr>
      </w:r>
      <w:r w:rsidR="00F60F5A">
        <w:rPr>
          <w:lang w:val="en-US"/>
        </w:rPr>
        <w:instrText xml:space="preserve"> \* MERGEFORMAT </w:instrText>
      </w:r>
      <w:r w:rsidR="00FB64E2">
        <w:rPr>
          <w:lang w:val="en-US"/>
        </w:rPr>
        <w:fldChar w:fldCharType="separate"/>
      </w:r>
      <w:r w:rsidR="001F1F10" w:rsidRPr="00FB64E2">
        <w:rPr>
          <w:lang w:val="en-GB"/>
        </w:rPr>
        <w:t xml:space="preserve">Code Snippet </w:t>
      </w:r>
      <w:r w:rsidR="001F1F10">
        <w:rPr>
          <w:noProof/>
          <w:lang w:val="en-GB"/>
        </w:rPr>
        <w:t>4</w:t>
      </w:r>
      <w:r w:rsidR="00FB64E2">
        <w:rPr>
          <w:lang w:val="en-US"/>
        </w:rPr>
        <w:fldChar w:fldCharType="end"/>
      </w:r>
      <w:r w:rsidR="0068498A">
        <w:rPr>
          <w:lang w:val="en-US"/>
        </w:rPr>
        <w:t xml:space="preserve">, with </w:t>
      </w:r>
      <w:r w:rsidR="000E4EF6">
        <w:rPr>
          <w:lang w:val="en-US"/>
        </w:rPr>
        <w:t>an</w:t>
      </w:r>
      <w:r w:rsidR="0068498A">
        <w:rPr>
          <w:lang w:val="en-US"/>
        </w:rPr>
        <w:t xml:space="preserve"> </w:t>
      </w:r>
      <w:r w:rsidR="00514E2D">
        <w:rPr>
          <w:lang w:val="en-US"/>
        </w:rPr>
        <w:t>SSL key certificated registered.</w:t>
      </w:r>
    </w:p>
    <w:p w14:paraId="69A3B0B2" w14:textId="3965AC49" w:rsidR="00A9315D" w:rsidRDefault="00514E2D" w:rsidP="00F60F5A">
      <w:pPr>
        <w:jc w:val="both"/>
        <w:rPr>
          <w:lang w:val="en-US"/>
        </w:rPr>
      </w:pPr>
      <w:r>
        <w:rPr>
          <w:lang w:val="en-US"/>
        </w:rPr>
        <w:t xml:space="preserve">This </w:t>
      </w:r>
      <w:r w:rsidR="00A9315D">
        <w:rPr>
          <w:lang w:val="en-US"/>
        </w:rPr>
        <w:t>SSL certificate is needed to be installed to the application when running locally.</w:t>
      </w:r>
    </w:p>
    <w:p w14:paraId="26869752" w14:textId="45EEB847" w:rsidR="00FF6721" w:rsidRPr="00F922C0" w:rsidRDefault="00514E2D" w:rsidP="00F60F5A">
      <w:pPr>
        <w:jc w:val="both"/>
        <w:rPr>
          <w:lang w:val="en-US"/>
        </w:rPr>
      </w:pPr>
      <w:r>
        <w:rPr>
          <w:lang w:val="en-US"/>
        </w:rPr>
        <w:t xml:space="preserve">This </w:t>
      </w:r>
      <w:r w:rsidR="000E4EF6">
        <w:rPr>
          <w:lang w:val="en-US"/>
        </w:rPr>
        <w:t>profile is used to deploy the application.</w:t>
      </w:r>
      <w:r w:rsidR="0068498A">
        <w:rPr>
          <w:lang w:val="en-US"/>
        </w:rPr>
        <w:t xml:space="preserve"> </w:t>
      </w:r>
    </w:p>
    <w:p w14:paraId="55062835" w14:textId="5D035E99" w:rsidR="00552111" w:rsidRDefault="003E51C2" w:rsidP="003E51C2">
      <w:pPr>
        <w:pStyle w:val="Heading1"/>
        <w:numPr>
          <w:ilvl w:val="1"/>
          <w:numId w:val="2"/>
        </w:numPr>
        <w:rPr>
          <w:lang w:val="en-US"/>
        </w:rPr>
      </w:pPr>
      <w:bookmarkStart w:id="63" w:name="_Toc167047901"/>
      <w:r w:rsidRPr="003E51C2">
        <w:rPr>
          <w:lang w:val="en-US"/>
        </w:rPr>
        <w:t>Authentication and Authorization</w:t>
      </w:r>
      <w:bookmarkEnd w:id="63"/>
    </w:p>
    <w:p w14:paraId="00F2D489" w14:textId="36613395" w:rsidR="003E51C2" w:rsidRDefault="007C7F0E" w:rsidP="00F60F5A">
      <w:pPr>
        <w:jc w:val="both"/>
        <w:rPr>
          <w:lang w:val="en-US"/>
        </w:rPr>
      </w:pPr>
      <w:r w:rsidRPr="007C7F0E">
        <w:rPr>
          <w:lang w:val="en-US"/>
        </w:rPr>
        <w:t xml:space="preserve">Our application uses JWT tokens with OAuth2 for authentication and authorization, configured in the </w:t>
      </w:r>
      <w:r w:rsidRPr="007C7F0E">
        <w:rPr>
          <w:b/>
          <w:bCs/>
          <w:i/>
          <w:iCs/>
          <w:lang w:val="en-US"/>
        </w:rPr>
        <w:t>SecurityJwtConfiguration</w:t>
      </w:r>
      <w:r w:rsidRPr="007C7F0E">
        <w:rPr>
          <w:lang w:val="en-US"/>
        </w:rPr>
        <w:t xml:space="preserve"> class. This setup ensures secure token-based authentication.</w:t>
      </w:r>
    </w:p>
    <w:p w14:paraId="32AAB3BD" w14:textId="24E1E981" w:rsidR="007C7F0E" w:rsidRDefault="00D40C14" w:rsidP="007C7F0E">
      <w:pPr>
        <w:pStyle w:val="Heading1"/>
        <w:numPr>
          <w:ilvl w:val="2"/>
          <w:numId w:val="2"/>
        </w:numPr>
        <w:rPr>
          <w:lang w:val="en-US"/>
        </w:rPr>
      </w:pPr>
      <w:bookmarkStart w:id="64" w:name="_Toc167047902"/>
      <w:r w:rsidRPr="00D40C14">
        <w:rPr>
          <w:noProof/>
          <w:lang w:val="en-US"/>
        </w:rPr>
        <mc:AlternateContent>
          <mc:Choice Requires="wps">
            <w:drawing>
              <wp:anchor distT="45720" distB="45720" distL="114300" distR="114300" simplePos="0" relativeHeight="251658242" behindDoc="0" locked="0" layoutInCell="1" allowOverlap="1" wp14:anchorId="63C306AF" wp14:editId="09C7CBFD">
                <wp:simplePos x="0" y="0"/>
                <wp:positionH relativeFrom="margin">
                  <wp:align>right</wp:align>
                </wp:positionH>
                <wp:positionV relativeFrom="paragraph">
                  <wp:posOffset>781685</wp:posOffset>
                </wp:positionV>
                <wp:extent cx="5923280" cy="1404620"/>
                <wp:effectExtent l="0" t="0" r="2032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404620"/>
                        </a:xfrm>
                        <a:prstGeom prst="rect">
                          <a:avLst/>
                        </a:prstGeom>
                        <a:solidFill>
                          <a:srgbClr val="FFFFFF"/>
                        </a:solidFill>
                        <a:ln w="9525">
                          <a:solidFill>
                            <a:srgbClr val="000000"/>
                          </a:solidFill>
                          <a:miter lim="800000"/>
                          <a:headEnd/>
                          <a:tailEnd/>
                        </a:ln>
                      </wps:spPr>
                      <wps:txbx>
                        <w:txbxContent>
                          <w:p w14:paraId="0795C1B5" w14:textId="6415EA0C" w:rsidR="00D40C14" w:rsidRPr="00D40C14" w:rsidRDefault="00D40C14">
                            <w:pPr>
                              <w:rPr>
                                <w:lang w:val="en-US"/>
                              </w:rPr>
                            </w:pPr>
                            <w:r w:rsidRPr="00D40C14">
                              <w:rPr>
                                <w:lang w:val="en-US"/>
                              </w:rPr>
                              <w:t>eyJhbGciOiJIUzUxMiJ9.eyJzdWIiOiJhZG1pbiIsImV4cCI6MTcxNjE1Mzc2MCwiYXV0aCI6IlJPTEVfQURNSU4iLCJpYXQiOjE3MTYwNjczNjB9.qdt758QLnnIPeMlmCZyxMWTlKe8WbUw6Mi3dY1NIRErWoSzCKHs9ZpQ-8o3_rBD43LV53imloWpiKQlsBJJdfw</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C306AF" id="Text Box 2" o:spid="_x0000_s1028" type="#_x0000_t202" style="position:absolute;left:0;text-align:left;margin-left:415.2pt;margin-top:61.55pt;width:466.4pt;height:110.6pt;z-index:25165824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">
                <v:textbox style="mso-fit-shape-to-text:t">
                  <w:txbxContent>
                    <w:p w14:paraId="0795C1B5" w14:textId="6415EA0C" w:rsidR="00D40C14" w:rsidRPr="00D40C14" w:rsidRDefault="00D40C14">
                      <w:pPr>
                        <w:rPr>
                          <w:lang w:val="en-US"/>
                        </w:rPr>
                      </w:pPr>
                      <w:r w:rsidRPr="00D40C14">
                        <w:rPr>
                          <w:lang w:val="en-US"/>
                        </w:rPr>
                        <w:t>eyJhbGciOiJIUzUxMiJ9.eyJzdWIiOiJhZG1pbiIsImV4cCI6MTcxNjE1Mzc2MCwiYXV0aCI6IlJPTEVfQURNSU4iLCJpYXQiOjE3MTYwNjczNjB9.qdt758QLnnIPeMlmCZyxMWTlKe8WbUw6Mi3dY1NIRErWoSzCKHs9ZpQ-8o3_rBD43LV53imloWpiKQlsBJJdfw</w:t>
                      </w:r>
                    </w:p>
                  </w:txbxContent>
                </v:textbox>
                <w10:wrap type="square" anchorx="margin"/>
              </v:shape>
            </w:pict>
          </mc:Fallback>
        </mc:AlternateContent>
      </w:r>
      <w:r w:rsidR="007C7F0E" w:rsidRPr="007C7F0E">
        <w:rPr>
          <w:lang w:val="en-US"/>
        </w:rPr>
        <w:t>Example JWT Token</w:t>
      </w:r>
      <w:bookmarkEnd w:id="64"/>
    </w:p>
    <w:p w14:paraId="0FA6972A" w14:textId="053B86AA" w:rsidR="007C7F0E" w:rsidRDefault="000B670C" w:rsidP="000B670C">
      <w:pPr>
        <w:pStyle w:val="Heading1"/>
        <w:numPr>
          <w:ilvl w:val="1"/>
          <w:numId w:val="2"/>
        </w:numPr>
        <w:rPr>
          <w:lang w:val="en-US"/>
        </w:rPr>
      </w:pPr>
      <w:bookmarkStart w:id="65" w:name="_Toc167047903"/>
      <w:r w:rsidRPr="000B670C">
        <w:rPr>
          <w:lang w:val="en-US"/>
        </w:rPr>
        <w:t>Password Encryption</w:t>
      </w:r>
      <w:bookmarkEnd w:id="65"/>
    </w:p>
    <w:p w14:paraId="54748565" w14:textId="3ED7CA0F" w:rsidR="000B670C" w:rsidRDefault="000B670C" w:rsidP="00E740ED">
      <w:pPr>
        <w:jc w:val="both"/>
        <w:rPr>
          <w:lang w:val="en-US"/>
        </w:rPr>
      </w:pPr>
      <w:r w:rsidRPr="000B670C">
        <w:rPr>
          <w:lang w:val="en-US"/>
        </w:rPr>
        <w:t>For password encryption, we use the</w:t>
      </w:r>
      <w:r>
        <w:rPr>
          <w:lang w:val="en-US"/>
        </w:rPr>
        <w:t xml:space="preserve"> </w:t>
      </w:r>
      <w:proofErr w:type="gramStart"/>
      <w:r w:rsidRPr="000B670C">
        <w:rPr>
          <w:b/>
          <w:bCs/>
          <w:i/>
          <w:iCs/>
          <w:lang w:val="en-US"/>
        </w:rPr>
        <w:t>org.springframework</w:t>
      </w:r>
      <w:proofErr w:type="gramEnd"/>
      <w:r w:rsidRPr="000B670C">
        <w:rPr>
          <w:b/>
          <w:bCs/>
          <w:i/>
          <w:iCs/>
          <w:lang w:val="en-US"/>
        </w:rPr>
        <w:t>.security.crypto.password.PasswordEncoder</w:t>
      </w:r>
      <w:r w:rsidRPr="000B670C">
        <w:rPr>
          <w:lang w:val="en-US"/>
        </w:rPr>
        <w:t xml:space="preserve"> from Spring Security. In the </w:t>
      </w:r>
      <w:r w:rsidRPr="000B670C">
        <w:rPr>
          <w:b/>
          <w:bCs/>
          <w:i/>
          <w:iCs/>
          <w:lang w:val="en-US"/>
        </w:rPr>
        <w:t>UserService.jav</w:t>
      </w:r>
      <w:r>
        <w:rPr>
          <w:b/>
          <w:bCs/>
          <w:i/>
          <w:iCs/>
          <w:lang w:val="en-US"/>
        </w:rPr>
        <w:t>a</w:t>
      </w:r>
      <w:r w:rsidRPr="000B670C">
        <w:rPr>
          <w:lang w:val="en-US"/>
        </w:rPr>
        <w:t xml:space="preserve"> class, passwords are encrypted using the AES-256 algorithm before being stored in the database. Decryption is also handled by the same library to ensure secure access.</w:t>
      </w:r>
    </w:p>
    <w:p w14:paraId="0862DDA0" w14:textId="77777777" w:rsidR="00F20882" w:rsidRPr="006915E1" w:rsidRDefault="006843AB" w:rsidP="00F20882">
      <w:pPr>
        <w:keepNext/>
        <w:jc w:val="center"/>
        <w:rPr>
          <w:lang w:val="en-GB"/>
        </w:rPr>
      </w:pPr>
      <w:r w:rsidRPr="006843AB">
        <w:rPr>
          <w:lang w:val="en-US"/>
        </w:rPr>
        <w:drawing>
          <wp:inline distT="0" distB="0" distL="0" distR="0" wp14:anchorId="06575367" wp14:editId="09777577">
            <wp:extent cx="5943600" cy="429895"/>
            <wp:effectExtent l="0" t="0" r="0" b="8255"/>
            <wp:docPr id="1436503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503550" name=""/>
                    <pic:cNvPicPr/>
                  </pic:nvPicPr>
                  <pic:blipFill>
                    <a:blip r:embed="rId43"/>
                    <a:stretch>
                      <a:fillRect/>
                    </a:stretch>
                  </pic:blipFill>
                  <pic:spPr>
                    <a:xfrm>
                      <a:off x="0" y="0"/>
                      <a:ext cx="5943600" cy="429895"/>
                    </a:xfrm>
                    <a:prstGeom prst="rect">
                      <a:avLst/>
                    </a:prstGeom>
                  </pic:spPr>
                </pic:pic>
              </a:graphicData>
            </a:graphic>
          </wp:inline>
        </w:drawing>
      </w:r>
    </w:p>
    <w:p w14:paraId="5F197AEC" w14:textId="2DB843A4" w:rsidR="000B670C" w:rsidRDefault="00F20882" w:rsidP="00F20882">
      <w:pPr>
        <w:pStyle w:val="Caption"/>
        <w:jc w:val="center"/>
        <w:rPr>
          <w:lang w:val="en-US"/>
        </w:rPr>
      </w:pPr>
      <w:bookmarkStart w:id="66" w:name="_Toc167047950"/>
      <w:r>
        <w:t xml:space="preserve">Code Snippet </w:t>
      </w:r>
      <w:r>
        <w:fldChar w:fldCharType="begin"/>
      </w:r>
      <w:r>
        <w:instrText xml:space="preserve"> SEQ Code_Snippet \* ARABIC </w:instrText>
      </w:r>
      <w:r>
        <w:fldChar w:fldCharType="separate"/>
      </w:r>
      <w:r w:rsidR="001F1F10">
        <w:rPr>
          <w:noProof/>
        </w:rPr>
        <w:t>5</w:t>
      </w:r>
      <w:r>
        <w:fldChar w:fldCharType="end"/>
      </w:r>
      <w:r>
        <w:rPr>
          <w:noProof/>
        </w:rPr>
        <w:t xml:space="preserve"> - Password Encryption</w:t>
      </w:r>
      <w:bookmarkEnd w:id="66"/>
    </w:p>
    <w:p w14:paraId="52084E7E" w14:textId="7D462E70" w:rsidR="004C6266" w:rsidRDefault="00BB029B" w:rsidP="00BB029B">
      <w:pPr>
        <w:pStyle w:val="Heading1"/>
        <w:numPr>
          <w:ilvl w:val="1"/>
          <w:numId w:val="2"/>
        </w:numPr>
        <w:rPr>
          <w:lang w:val="en-US"/>
        </w:rPr>
      </w:pPr>
      <w:bookmarkStart w:id="67" w:name="_Toc167047904"/>
      <w:r w:rsidRPr="00BB029B">
        <w:rPr>
          <w:lang w:val="en-US"/>
        </w:rPr>
        <w:t>UUID for Identifiers</w:t>
      </w:r>
      <w:bookmarkEnd w:id="67"/>
    </w:p>
    <w:p w14:paraId="5F2EBF81" w14:textId="2606506A" w:rsidR="00BB029B" w:rsidRDefault="00CF5268" w:rsidP="005F6BC8">
      <w:pPr>
        <w:jc w:val="both"/>
        <w:rPr>
          <w:lang w:val="en-US"/>
        </w:rPr>
      </w:pPr>
      <w:r w:rsidRPr="00CF5268">
        <w:rPr>
          <w:lang w:val="en-US"/>
        </w:rPr>
        <w:t xml:space="preserve">All IDs in our application utilize the `UUID` class, which ensures unique and secure identification for </w:t>
      </w:r>
      <w:r w:rsidR="00F047DC" w:rsidRPr="00CF5268">
        <w:rPr>
          <w:lang w:val="en-US"/>
        </w:rPr>
        <w:t>entities.</w:t>
      </w:r>
    </w:p>
    <w:p w14:paraId="74726ADE" w14:textId="13D45FEA" w:rsidR="00D62000" w:rsidRPr="00BB029B" w:rsidRDefault="00D62000" w:rsidP="005F6BC8">
      <w:pPr>
        <w:jc w:val="both"/>
        <w:rPr>
          <w:lang w:val="en-US"/>
        </w:rPr>
      </w:pPr>
      <w:r>
        <w:rPr>
          <w:lang w:val="en-US"/>
        </w:rPr>
        <w:t xml:space="preserve">This UUID class in java uses by default </w:t>
      </w:r>
      <w:proofErr w:type="gramStart"/>
      <w:r>
        <w:rPr>
          <w:lang w:val="en-US"/>
        </w:rPr>
        <w:t>the version</w:t>
      </w:r>
      <w:proofErr w:type="gramEnd"/>
      <w:r>
        <w:rPr>
          <w:lang w:val="en-US"/>
        </w:rPr>
        <w:t xml:space="preserve"> 4, which is more secure than the v1, v2 and v3.</w:t>
      </w:r>
    </w:p>
    <w:p w14:paraId="5AE02159" w14:textId="04F31633" w:rsidR="00D6751D" w:rsidRPr="000B670C" w:rsidRDefault="007E1C13" w:rsidP="00D6751D">
      <w:pPr>
        <w:pStyle w:val="Heading1"/>
        <w:numPr>
          <w:ilvl w:val="1"/>
          <w:numId w:val="2"/>
        </w:numPr>
        <w:rPr>
          <w:lang w:val="en-US"/>
        </w:rPr>
      </w:pPr>
      <w:bookmarkStart w:id="68" w:name="_Toc167047905"/>
      <w:r>
        <w:rPr>
          <w:lang w:val="en-US"/>
        </w:rPr>
        <w:t>Application Roles</w:t>
      </w:r>
      <w:bookmarkEnd w:id="68"/>
    </w:p>
    <w:p w14:paraId="3B8CAB2C" w14:textId="3C181B21" w:rsidR="007E1C13" w:rsidRPr="007E1C13" w:rsidRDefault="007E1C13" w:rsidP="005F6BC8">
      <w:pPr>
        <w:jc w:val="both"/>
        <w:rPr>
          <w:lang w:val="en-US"/>
        </w:rPr>
      </w:pPr>
      <w:r>
        <w:rPr>
          <w:lang w:val="en-US"/>
        </w:rPr>
        <w:t xml:space="preserve">As said before, there are 3 application roles that were configurated, such as Driver, Manager and </w:t>
      </w:r>
      <w:r w:rsidR="00DB0F56">
        <w:rPr>
          <w:lang w:val="en-US"/>
        </w:rPr>
        <w:t>Customer.</w:t>
      </w:r>
    </w:p>
    <w:p w14:paraId="347C2A5F" w14:textId="1967A633" w:rsidR="00DB0F56" w:rsidRPr="007E1C13" w:rsidRDefault="00DB0F56" w:rsidP="005F6BC8">
      <w:pPr>
        <w:jc w:val="both"/>
        <w:rPr>
          <w:lang w:val="en-US"/>
        </w:rPr>
      </w:pPr>
      <w:r>
        <w:rPr>
          <w:lang w:val="en-US"/>
        </w:rPr>
        <w:t xml:space="preserve">Their </w:t>
      </w:r>
      <w:r w:rsidR="00D72E32">
        <w:rPr>
          <w:lang w:val="en-US"/>
        </w:rPr>
        <w:t xml:space="preserve">permissions were already </w:t>
      </w:r>
      <w:r w:rsidR="003C6265">
        <w:rPr>
          <w:lang w:val="en-US"/>
        </w:rPr>
        <w:t xml:space="preserve">specified in the Design Documentation, although, for development purposes, there is one more role, Admin, that basically </w:t>
      </w:r>
      <w:r w:rsidR="000B7489">
        <w:rPr>
          <w:lang w:val="en-US"/>
        </w:rPr>
        <w:t>allows to administer the application as a whole and see certain data.</w:t>
      </w:r>
    </w:p>
    <w:p w14:paraId="01879C1A" w14:textId="0132CB9A" w:rsidR="005F71CA" w:rsidRPr="007E1C13" w:rsidRDefault="005F71CA" w:rsidP="005F6BC8">
      <w:pPr>
        <w:jc w:val="both"/>
        <w:rPr>
          <w:lang w:val="en-US"/>
        </w:rPr>
      </w:pPr>
      <w:r>
        <w:rPr>
          <w:lang w:val="en-US"/>
        </w:rPr>
        <w:t>For this sprint, only the roles were configurated</w:t>
      </w:r>
      <w:r w:rsidR="005D558F">
        <w:rPr>
          <w:lang w:val="en-US"/>
        </w:rPr>
        <w:t xml:space="preserve"> and some permissions because the development focus was not as high as the configuration of the system and the pipeline implementation. In sprint 2, it is intended to focus on this topic.</w:t>
      </w:r>
    </w:p>
    <w:p w14:paraId="2D9A4112" w14:textId="014B76ED" w:rsidR="005D558F" w:rsidRPr="007E1C13" w:rsidRDefault="00CF3CFC" w:rsidP="004751D9">
      <w:pPr>
        <w:jc w:val="both"/>
        <w:rPr>
          <w:lang w:val="en-US"/>
        </w:rPr>
      </w:pPr>
      <w:r>
        <w:rPr>
          <w:lang w:val="en-US"/>
        </w:rPr>
        <w:t xml:space="preserve">There is </w:t>
      </w:r>
      <w:r w:rsidR="00F80892">
        <w:rPr>
          <w:lang w:val="en-US"/>
        </w:rPr>
        <w:t>by default the administrator of application inside the bootstrap data. This administrator is using not predictable credentials such as referenced before as a good security practice.</w:t>
      </w:r>
    </w:p>
    <w:p w14:paraId="24A2E0B7" w14:textId="084EF156" w:rsidR="005D558F" w:rsidRDefault="005D558F" w:rsidP="005D558F">
      <w:pPr>
        <w:pStyle w:val="Heading1"/>
        <w:numPr>
          <w:ilvl w:val="1"/>
          <w:numId w:val="2"/>
        </w:numPr>
        <w:rPr>
          <w:lang w:val="en-US"/>
        </w:rPr>
      </w:pPr>
      <w:bookmarkStart w:id="69" w:name="_Toc167047906"/>
      <w:r>
        <w:rPr>
          <w:lang w:val="en-US"/>
        </w:rPr>
        <w:t>Database Roles</w:t>
      </w:r>
      <w:bookmarkEnd w:id="69"/>
    </w:p>
    <w:p w14:paraId="7713D8ED" w14:textId="112D6A13" w:rsidR="005D558F" w:rsidRPr="005D558F" w:rsidRDefault="005D558F" w:rsidP="005F6BC8">
      <w:pPr>
        <w:jc w:val="both"/>
        <w:rPr>
          <w:lang w:val="en-US"/>
        </w:rPr>
      </w:pPr>
      <w:r>
        <w:rPr>
          <w:lang w:val="en-US"/>
        </w:rPr>
        <w:t>The databa</w:t>
      </w:r>
      <w:r w:rsidR="008A0937">
        <w:rPr>
          <w:lang w:val="en-US"/>
        </w:rPr>
        <w:t>se</w:t>
      </w:r>
      <w:r w:rsidR="00EB4F47">
        <w:rPr>
          <w:lang w:val="en-US"/>
        </w:rPr>
        <w:t xml:space="preserve">, as specified before, also contains the three roles mentioned, one for the administrator for development purposes and configuration, </w:t>
      </w:r>
      <w:r w:rsidR="00CC3F92">
        <w:rPr>
          <w:lang w:val="en-US"/>
        </w:rPr>
        <w:t>another for the read user and another for the write/read user.</w:t>
      </w:r>
    </w:p>
    <w:p w14:paraId="3682F877" w14:textId="74B882C2" w:rsidR="00CC3F92" w:rsidRPr="005D558F" w:rsidRDefault="00CC3F92" w:rsidP="005F6BC8">
      <w:pPr>
        <w:jc w:val="both"/>
        <w:rPr>
          <w:lang w:val="en-US"/>
        </w:rPr>
      </w:pPr>
      <w:r>
        <w:rPr>
          <w:lang w:val="en-US"/>
        </w:rPr>
        <w:t xml:space="preserve">Although this is configurated, it is not being used yet in the system, </w:t>
      </w:r>
      <w:r w:rsidR="00D61E27">
        <w:rPr>
          <w:lang w:val="en-US"/>
        </w:rPr>
        <w:t xml:space="preserve">the application is configurated to use </w:t>
      </w:r>
      <w:r w:rsidR="00602F74">
        <w:rPr>
          <w:lang w:val="en-US"/>
        </w:rPr>
        <w:t>the read/write user</w:t>
      </w:r>
      <w:r w:rsidR="00F56195">
        <w:rPr>
          <w:lang w:val="en-US"/>
        </w:rPr>
        <w:t xml:space="preserve">. This will take </w:t>
      </w:r>
      <w:r w:rsidR="00CF3CFC">
        <w:rPr>
          <w:lang w:val="en-US"/>
        </w:rPr>
        <w:t>some work to be done and configurate each endpoint to use the right user from the database, so it is intended to be done in sprint 2.</w:t>
      </w:r>
    </w:p>
    <w:p w14:paraId="4AE908EE" w14:textId="500D6DA6" w:rsidR="00F80892" w:rsidRPr="005D558F" w:rsidRDefault="00F80892" w:rsidP="005F6BC8">
      <w:pPr>
        <w:jc w:val="both"/>
        <w:rPr>
          <w:lang w:val="en-US"/>
        </w:rPr>
      </w:pPr>
      <w:r>
        <w:rPr>
          <w:lang w:val="en-US"/>
        </w:rPr>
        <w:t>Same as the application users, the database users and roles are not using predictable credentials</w:t>
      </w:r>
      <w:r w:rsidR="00486225">
        <w:rPr>
          <w:lang w:val="en-US"/>
        </w:rPr>
        <w:t>.</w:t>
      </w:r>
    </w:p>
    <w:p w14:paraId="69EE7932" w14:textId="5CA608FC" w:rsidR="005D16A2" w:rsidRDefault="005D16A2" w:rsidP="005D16A2">
      <w:pPr>
        <w:pStyle w:val="Heading1"/>
        <w:rPr>
          <w:lang w:val="en-US"/>
        </w:rPr>
      </w:pPr>
      <w:bookmarkStart w:id="70" w:name="_Toc167047907"/>
      <w:r>
        <w:rPr>
          <w:lang w:val="en-US"/>
        </w:rPr>
        <w:t>Logging</w:t>
      </w:r>
      <w:bookmarkEnd w:id="70"/>
    </w:p>
    <w:p w14:paraId="167F33BA" w14:textId="77777777" w:rsidR="00621FBA" w:rsidRDefault="00BF52AB" w:rsidP="005F6BC8">
      <w:pPr>
        <w:jc w:val="both"/>
        <w:rPr>
          <w:lang w:val="en-US"/>
        </w:rPr>
      </w:pPr>
      <w:r>
        <w:rPr>
          <w:lang w:val="en-US"/>
        </w:rPr>
        <w:t xml:space="preserve">In this sprint, logging using another component and physical machine is not directly implemented. </w:t>
      </w:r>
    </w:p>
    <w:p w14:paraId="09924F11" w14:textId="45961030" w:rsidR="005D16A2" w:rsidRPr="005D16A2" w:rsidRDefault="003C1719" w:rsidP="005F6BC8">
      <w:pPr>
        <w:jc w:val="both"/>
        <w:rPr>
          <w:lang w:val="en-US"/>
        </w:rPr>
      </w:pPr>
      <w:r>
        <w:rPr>
          <w:lang w:val="en-US"/>
        </w:rPr>
        <w:t xml:space="preserve">The only type of logging developed is inside the </w:t>
      </w:r>
      <w:r w:rsidR="00621FBA">
        <w:rPr>
          <w:lang w:val="en-US"/>
        </w:rPr>
        <w:t xml:space="preserve">application server that prints all the actions made to the server machine. </w:t>
      </w:r>
      <w:r w:rsidR="00CD446E">
        <w:rPr>
          <w:lang w:val="en-US"/>
        </w:rPr>
        <w:t xml:space="preserve">This is intended for development purposes but it </w:t>
      </w:r>
      <w:r w:rsidR="00B744B3">
        <w:rPr>
          <w:lang w:val="en-US"/>
        </w:rPr>
        <w:t xml:space="preserve">only registers runtime the </w:t>
      </w:r>
      <w:r w:rsidR="008905DE">
        <w:rPr>
          <w:lang w:val="en-US"/>
        </w:rPr>
        <w:t xml:space="preserve">requests </w:t>
      </w:r>
      <w:r w:rsidR="00476E1C">
        <w:rPr>
          <w:lang w:val="en-US"/>
        </w:rPr>
        <w:t>made,</w:t>
      </w:r>
      <w:r w:rsidR="008905DE">
        <w:rPr>
          <w:lang w:val="en-US"/>
        </w:rPr>
        <w:t xml:space="preserve"> and actions performed.</w:t>
      </w:r>
    </w:p>
    <w:p w14:paraId="7493C0C2" w14:textId="04F1D1C6" w:rsidR="008905DE" w:rsidRPr="005D16A2" w:rsidRDefault="008905DE" w:rsidP="005F6BC8">
      <w:pPr>
        <w:jc w:val="both"/>
        <w:rPr>
          <w:lang w:val="en-US"/>
        </w:rPr>
      </w:pPr>
      <w:r>
        <w:rPr>
          <w:lang w:val="en-US"/>
        </w:rPr>
        <w:t xml:space="preserve">For implementing the logging designed before, it is needed to setup another machine in another location, for security reasons, </w:t>
      </w:r>
      <w:r w:rsidR="008657F0">
        <w:rPr>
          <w:lang w:val="en-US"/>
        </w:rPr>
        <w:t xml:space="preserve">and associate all the actions with the users which performed them. The </w:t>
      </w:r>
      <w:r w:rsidR="002E5370">
        <w:rPr>
          <w:lang w:val="en-US"/>
        </w:rPr>
        <w:t xml:space="preserve">message can be the same </w:t>
      </w:r>
      <w:r w:rsidR="0073292A">
        <w:rPr>
          <w:lang w:val="en-US"/>
        </w:rPr>
        <w:t>as that</w:t>
      </w:r>
      <w:r w:rsidR="002E5370">
        <w:rPr>
          <w:lang w:val="en-US"/>
        </w:rPr>
        <w:t xml:space="preserve"> is already being printed out</w:t>
      </w:r>
      <w:r w:rsidR="00267A28">
        <w:rPr>
          <w:lang w:val="en-US"/>
        </w:rPr>
        <w:t>.</w:t>
      </w:r>
    </w:p>
    <w:p w14:paraId="5E115B15" w14:textId="77777777" w:rsidR="00D6751D" w:rsidRDefault="00D6751D" w:rsidP="00BB029B">
      <w:pPr>
        <w:rPr>
          <w:lang w:val="en-US"/>
        </w:rPr>
      </w:pPr>
    </w:p>
    <w:p w14:paraId="0900638B" w14:textId="77777777" w:rsidR="00D6751D" w:rsidRPr="00BB029B" w:rsidRDefault="00D6751D" w:rsidP="00BB029B">
      <w:pPr>
        <w:rPr>
          <w:lang w:val="en-US"/>
        </w:rPr>
      </w:pPr>
    </w:p>
    <w:p w14:paraId="7DDF617F" w14:textId="0C870571" w:rsidR="00CF5268" w:rsidRDefault="00F51AD6" w:rsidP="00D02DA6">
      <w:pPr>
        <w:pStyle w:val="Heading1"/>
        <w:rPr>
          <w:lang w:val="en-US"/>
        </w:rPr>
      </w:pPr>
      <w:bookmarkStart w:id="71" w:name="_Toc167047908"/>
      <w:r w:rsidRPr="00F51AD6">
        <w:rPr>
          <w:lang w:val="en-US"/>
        </w:rPr>
        <w:t>GitHub Actions</w:t>
      </w:r>
      <w:bookmarkEnd w:id="71"/>
    </w:p>
    <w:p w14:paraId="0A26C42D" w14:textId="320CB1F6" w:rsidR="00F51AD6" w:rsidRDefault="00E52067" w:rsidP="005F6BC8">
      <w:pPr>
        <w:jc w:val="both"/>
        <w:rPr>
          <w:lang w:val="en-US"/>
        </w:rPr>
      </w:pPr>
      <w:r w:rsidRPr="00E52067">
        <w:rPr>
          <w:lang w:val="en-US"/>
        </w:rPr>
        <w:t xml:space="preserve">GitHub Actions is a continuous integration and continuous delivery (CI/CD) platform that allows you to automate your build, test, and deployment pipeline. You can create workflows that build and test every pull request to your </w:t>
      </w:r>
      <w:r w:rsidR="00F047DC" w:rsidRPr="00E52067">
        <w:rPr>
          <w:lang w:val="en-US"/>
        </w:rPr>
        <w:t>repository or</w:t>
      </w:r>
      <w:r w:rsidRPr="00E52067">
        <w:rPr>
          <w:lang w:val="en-US"/>
        </w:rPr>
        <w:t xml:space="preserve"> deploy merged pull requests to production.</w:t>
      </w:r>
    </w:p>
    <w:p w14:paraId="42198161" w14:textId="1163532F" w:rsidR="00E52067" w:rsidRDefault="002F7B2F" w:rsidP="002F7B2F">
      <w:pPr>
        <w:pStyle w:val="Heading1"/>
        <w:numPr>
          <w:ilvl w:val="2"/>
          <w:numId w:val="2"/>
        </w:numPr>
        <w:rPr>
          <w:lang w:val="en-US"/>
        </w:rPr>
      </w:pPr>
      <w:bookmarkStart w:id="72" w:name="_Toc167047909"/>
      <w:r w:rsidRPr="002F7B2F">
        <w:rPr>
          <w:lang w:val="en-US"/>
        </w:rPr>
        <w:t>Configuration Created</w:t>
      </w:r>
      <w:bookmarkEnd w:id="72"/>
    </w:p>
    <w:p w14:paraId="56E7E454" w14:textId="10DBE29D" w:rsidR="009F6868" w:rsidRPr="009F6868" w:rsidRDefault="009F6868" w:rsidP="005F6BC8">
      <w:pPr>
        <w:jc w:val="both"/>
        <w:rPr>
          <w:lang w:val="en-US"/>
        </w:rPr>
      </w:pPr>
      <w:r w:rsidRPr="009F6868">
        <w:rPr>
          <w:lang w:val="en-US"/>
        </w:rPr>
        <w:t xml:space="preserve">In order to create workflows, a folder </w:t>
      </w:r>
      <w:proofErr w:type="gramStart"/>
      <w:r w:rsidRPr="009F6868">
        <w:rPr>
          <w:lang w:val="en-US"/>
        </w:rPr>
        <w:t>named</w:t>
      </w:r>
      <w:r>
        <w:rPr>
          <w:lang w:val="en-US"/>
        </w:rPr>
        <w:t xml:space="preserve"> </w:t>
      </w:r>
      <w:r w:rsidRPr="009F6868">
        <w:rPr>
          <w:b/>
          <w:bCs/>
          <w:i/>
          <w:iCs/>
          <w:lang w:val="en-US"/>
        </w:rPr>
        <w:t>.</w:t>
      </w:r>
      <w:r w:rsidRPr="00105E62">
        <w:rPr>
          <w:b/>
          <w:i/>
          <w:lang w:val="en-US"/>
        </w:rPr>
        <w:t>github</w:t>
      </w:r>
      <w:proofErr w:type="gramEnd"/>
      <w:r w:rsidRPr="009F6868">
        <w:rPr>
          <w:lang w:val="en-US"/>
        </w:rPr>
        <w:t xml:space="preserve"> was created with a folder inside called </w:t>
      </w:r>
      <w:r w:rsidRPr="00F047DC">
        <w:rPr>
          <w:b/>
          <w:bCs/>
          <w:lang w:val="en-US"/>
        </w:rPr>
        <w:t>workflows</w:t>
      </w:r>
      <w:r w:rsidRPr="009F6868">
        <w:rPr>
          <w:lang w:val="en-US"/>
        </w:rPr>
        <w:t xml:space="preserve">. The workflows folder is where you need to add the </w:t>
      </w:r>
      <w:r w:rsidR="00F047DC" w:rsidRPr="009F6868">
        <w:rPr>
          <w:lang w:val="en-US"/>
        </w:rPr>
        <w:t>workflow</w:t>
      </w:r>
      <w:r w:rsidRPr="009F6868">
        <w:rPr>
          <w:lang w:val="en-US"/>
        </w:rPr>
        <w:t xml:space="preserve"> files (yml files) </w:t>
      </w:r>
      <w:r w:rsidR="00B31189" w:rsidRPr="009F6868">
        <w:rPr>
          <w:lang w:val="en-US"/>
        </w:rPr>
        <w:t>to</w:t>
      </w:r>
      <w:r w:rsidRPr="009F6868">
        <w:rPr>
          <w:lang w:val="en-US"/>
        </w:rPr>
        <w:t xml:space="preserve"> be recognized by GitHub Actions.</w:t>
      </w:r>
    </w:p>
    <w:p w14:paraId="192F60FB" w14:textId="3F03EF53" w:rsidR="009F6868" w:rsidRPr="009F6868" w:rsidRDefault="009F6868" w:rsidP="005F6BC8">
      <w:pPr>
        <w:jc w:val="both"/>
        <w:rPr>
          <w:lang w:val="en-US"/>
        </w:rPr>
      </w:pPr>
      <w:r w:rsidRPr="009F6868">
        <w:rPr>
          <w:lang w:val="en-US"/>
        </w:rPr>
        <w:t xml:space="preserve">Two workflows were created, one that does most of the work and an extra </w:t>
      </w:r>
      <w:r w:rsidR="00F047DC" w:rsidRPr="009F6868">
        <w:rPr>
          <w:lang w:val="en-US"/>
        </w:rPr>
        <w:t>workflow</w:t>
      </w:r>
      <w:r w:rsidRPr="009F6868">
        <w:rPr>
          <w:lang w:val="en-US"/>
        </w:rPr>
        <w:t xml:space="preserve"> file specifically for OWASP ZAP scan (the reason for it will be explained later).</w:t>
      </w:r>
    </w:p>
    <w:p w14:paraId="25B9D683" w14:textId="63835352" w:rsidR="002F7B2F" w:rsidRDefault="00F047DC" w:rsidP="005F6BC8">
      <w:pPr>
        <w:jc w:val="both"/>
        <w:rPr>
          <w:lang w:val="en-US"/>
        </w:rPr>
      </w:pPr>
      <w:r w:rsidRPr="009F6868">
        <w:rPr>
          <w:lang w:val="en-US"/>
        </w:rPr>
        <w:t>All</w:t>
      </w:r>
      <w:r w:rsidR="009F6868" w:rsidRPr="009F6868">
        <w:rPr>
          <w:lang w:val="en-US"/>
        </w:rPr>
        <w:t xml:space="preserve"> private information (tokens, passwords, webhooks) were hidden from the workflow files by using GitHub repository Secrets.</w:t>
      </w:r>
    </w:p>
    <w:p w14:paraId="2A3030E8" w14:textId="21C78D83" w:rsidR="00CE7FC7" w:rsidRDefault="00FF7893" w:rsidP="00FF7893">
      <w:pPr>
        <w:pStyle w:val="Heading1"/>
        <w:numPr>
          <w:ilvl w:val="2"/>
          <w:numId w:val="2"/>
        </w:numPr>
        <w:rPr>
          <w:lang w:val="en-US"/>
        </w:rPr>
      </w:pPr>
      <w:bookmarkStart w:id="73" w:name="_Toc167047910"/>
      <w:r w:rsidRPr="00FF7893">
        <w:rPr>
          <w:lang w:val="en-US"/>
        </w:rPr>
        <w:t>Application CI</w:t>
      </w:r>
      <w:bookmarkEnd w:id="73"/>
    </w:p>
    <w:p w14:paraId="6ED0F98B" w14:textId="2A9D8315" w:rsidR="00FF7893" w:rsidRDefault="004C0BF8" w:rsidP="0084107C">
      <w:pPr>
        <w:jc w:val="both"/>
        <w:rPr>
          <w:lang w:val="en-US"/>
        </w:rPr>
      </w:pPr>
      <w:r w:rsidRPr="004C0BF8">
        <w:rPr>
          <w:lang w:val="en-US"/>
        </w:rPr>
        <w:t>This workflow is the workflow that does most of the heavy lifting.</w:t>
      </w:r>
    </w:p>
    <w:p w14:paraId="5019E4AF" w14:textId="77777777" w:rsidR="004D3A86" w:rsidRDefault="00827970" w:rsidP="004D3A86">
      <w:pPr>
        <w:keepNext/>
        <w:jc w:val="center"/>
      </w:pPr>
      <w:r w:rsidRPr="00827970">
        <w:rPr>
          <w:lang w:val="en-US"/>
        </w:rPr>
        <w:drawing>
          <wp:inline distT="0" distB="0" distL="0" distR="0" wp14:anchorId="579D1719" wp14:editId="68AD430A">
            <wp:extent cx="5943600" cy="4258945"/>
            <wp:effectExtent l="0" t="0" r="0" b="8255"/>
            <wp:docPr id="8382058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205843" name="Picture 1" descr="A screenshot of a computer program&#10;&#10;Description automatically generated"/>
                    <pic:cNvPicPr/>
                  </pic:nvPicPr>
                  <pic:blipFill>
                    <a:blip r:embed="rId44"/>
                    <a:stretch>
                      <a:fillRect/>
                    </a:stretch>
                  </pic:blipFill>
                  <pic:spPr>
                    <a:xfrm>
                      <a:off x="0" y="0"/>
                      <a:ext cx="5943600" cy="4258945"/>
                    </a:xfrm>
                    <a:prstGeom prst="rect">
                      <a:avLst/>
                    </a:prstGeom>
                  </pic:spPr>
                </pic:pic>
              </a:graphicData>
            </a:graphic>
          </wp:inline>
        </w:drawing>
      </w:r>
    </w:p>
    <w:p w14:paraId="2EDA2E83" w14:textId="571194B7" w:rsidR="004C0BF8" w:rsidRDefault="004D3A86" w:rsidP="004D3A86">
      <w:pPr>
        <w:pStyle w:val="Caption"/>
        <w:jc w:val="center"/>
        <w:rPr>
          <w:lang w:val="en-US"/>
        </w:rPr>
      </w:pPr>
      <w:bookmarkStart w:id="74" w:name="_Toc167047951"/>
      <w:r>
        <w:t xml:space="preserve">Code Snippet </w:t>
      </w:r>
      <w:r>
        <w:fldChar w:fldCharType="begin"/>
      </w:r>
      <w:r>
        <w:instrText xml:space="preserve"> SEQ Code_Snippet \* ARABIC </w:instrText>
      </w:r>
      <w:r>
        <w:fldChar w:fldCharType="separate"/>
      </w:r>
      <w:r w:rsidR="001F1F10">
        <w:rPr>
          <w:noProof/>
        </w:rPr>
        <w:t>6</w:t>
      </w:r>
      <w:r>
        <w:fldChar w:fldCharType="end"/>
      </w:r>
      <w:r>
        <w:rPr>
          <w:noProof/>
        </w:rPr>
        <w:t xml:space="preserve"> - </w:t>
      </w:r>
      <w:r w:rsidRPr="00994955">
        <w:rPr>
          <w:noProof/>
        </w:rPr>
        <w:t>Application CI (</w:t>
      </w:r>
      <w:r>
        <w:rPr>
          <w:noProof/>
        </w:rPr>
        <w:t>1</w:t>
      </w:r>
      <w:r w:rsidRPr="00994955">
        <w:rPr>
          <w:noProof/>
        </w:rPr>
        <w:t>)</w:t>
      </w:r>
      <w:bookmarkEnd w:id="74"/>
    </w:p>
    <w:p w14:paraId="07F0917D" w14:textId="77777777" w:rsidR="004D3A86" w:rsidRDefault="00C100A6" w:rsidP="004D3A86">
      <w:pPr>
        <w:keepNext/>
      </w:pPr>
      <w:r w:rsidRPr="00C100A6">
        <w:rPr>
          <w:lang w:val="en-US"/>
        </w:rPr>
        <w:drawing>
          <wp:inline distT="0" distB="0" distL="0" distR="0" wp14:anchorId="1134A7EA" wp14:editId="257A1DC5">
            <wp:extent cx="5943600" cy="4500245"/>
            <wp:effectExtent l="0" t="0" r="0" b="0"/>
            <wp:docPr id="29676881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68815" name="Picture 1" descr="A screenshot of a computer program&#10;&#10;Description automatically generated"/>
                    <pic:cNvPicPr/>
                  </pic:nvPicPr>
                  <pic:blipFill>
                    <a:blip r:embed="rId45"/>
                    <a:stretch>
                      <a:fillRect/>
                    </a:stretch>
                  </pic:blipFill>
                  <pic:spPr>
                    <a:xfrm>
                      <a:off x="0" y="0"/>
                      <a:ext cx="5943600" cy="4500245"/>
                    </a:xfrm>
                    <a:prstGeom prst="rect">
                      <a:avLst/>
                    </a:prstGeom>
                  </pic:spPr>
                </pic:pic>
              </a:graphicData>
            </a:graphic>
          </wp:inline>
        </w:drawing>
      </w:r>
    </w:p>
    <w:p w14:paraId="1AD1F362" w14:textId="599FA066" w:rsidR="00827970" w:rsidRDefault="004D3A86" w:rsidP="004D3A86">
      <w:pPr>
        <w:pStyle w:val="Caption"/>
        <w:jc w:val="center"/>
        <w:rPr>
          <w:lang w:val="en-US"/>
        </w:rPr>
      </w:pPr>
      <w:bookmarkStart w:id="75" w:name="_Toc167047952"/>
      <w:r w:rsidRPr="00FB7752">
        <w:rPr>
          <w:lang w:val="en-US"/>
        </w:rPr>
        <w:t xml:space="preserve">Code Snippet </w:t>
      </w:r>
      <w:r>
        <w:fldChar w:fldCharType="begin"/>
      </w:r>
      <w:r w:rsidRPr="00FB7752">
        <w:rPr>
          <w:lang w:val="en-US"/>
        </w:rPr>
        <w:instrText xml:space="preserve"> SEQ Code_Snippet \* ARABIC </w:instrText>
      </w:r>
      <w:r>
        <w:fldChar w:fldCharType="separate"/>
      </w:r>
      <w:r w:rsidR="001F1F10">
        <w:rPr>
          <w:noProof/>
          <w:lang w:val="en-US"/>
        </w:rPr>
        <w:t>7</w:t>
      </w:r>
      <w:r>
        <w:fldChar w:fldCharType="end"/>
      </w:r>
      <w:r w:rsidRPr="00FB7752">
        <w:rPr>
          <w:noProof/>
          <w:lang w:val="en-US"/>
        </w:rPr>
        <w:t xml:space="preserve"> – Application CI (2)</w:t>
      </w:r>
      <w:bookmarkEnd w:id="75"/>
    </w:p>
    <w:p w14:paraId="10FEE8C2" w14:textId="6F8FA440" w:rsidR="00E51BB5" w:rsidRDefault="00E51BB5" w:rsidP="005F6BC8">
      <w:pPr>
        <w:jc w:val="both"/>
        <w:rPr>
          <w:lang w:val="en-US"/>
        </w:rPr>
      </w:pPr>
      <w:r w:rsidRPr="00E51BB5">
        <w:rPr>
          <w:lang w:val="en-US"/>
        </w:rPr>
        <w:t>I</w:t>
      </w:r>
      <w:r w:rsidR="00D44DE9">
        <w:rPr>
          <w:lang w:val="en-US"/>
        </w:rPr>
        <w:t>t</w:t>
      </w:r>
      <w:r w:rsidRPr="00E51BB5">
        <w:rPr>
          <w:lang w:val="en-US"/>
        </w:rPr>
        <w:t xml:space="preserve"> will now </w:t>
      </w:r>
      <w:r w:rsidR="00D44DE9">
        <w:rPr>
          <w:lang w:val="en-US"/>
        </w:rPr>
        <w:t xml:space="preserve">be </w:t>
      </w:r>
      <w:r w:rsidRPr="00E51BB5">
        <w:rPr>
          <w:lang w:val="en-US"/>
        </w:rPr>
        <w:t>explain</w:t>
      </w:r>
      <w:r w:rsidR="00D44DE9">
        <w:rPr>
          <w:lang w:val="en-US"/>
        </w:rPr>
        <w:t>ed</w:t>
      </w:r>
      <w:r w:rsidRPr="00E51BB5">
        <w:rPr>
          <w:lang w:val="en-US"/>
        </w:rPr>
        <w:t xml:space="preserve"> what every step does and some extra configuration.</w:t>
      </w:r>
    </w:p>
    <w:p w14:paraId="4D530376" w14:textId="77777777" w:rsidR="00E51BB5" w:rsidRDefault="00E51BB5" w:rsidP="005F6BC8">
      <w:pPr>
        <w:jc w:val="both"/>
        <w:rPr>
          <w:lang w:val="en-US"/>
        </w:rPr>
      </w:pPr>
    </w:p>
    <w:p w14:paraId="38C06B91" w14:textId="1E34093C" w:rsidR="00E51BB5" w:rsidRDefault="00E51BB5" w:rsidP="005F6BC8">
      <w:pPr>
        <w:pStyle w:val="Heading4"/>
        <w:jc w:val="both"/>
        <w:rPr>
          <w:lang w:val="en-US"/>
        </w:rPr>
      </w:pPr>
      <w:r>
        <w:rPr>
          <w:lang w:val="en-US"/>
        </w:rPr>
        <w:t>Secrets</w:t>
      </w:r>
    </w:p>
    <w:p w14:paraId="4395CBD6" w14:textId="38CDB78A" w:rsidR="00E51BB5" w:rsidRDefault="000E214C" w:rsidP="005F6BC8">
      <w:pPr>
        <w:pStyle w:val="ListParagraph"/>
        <w:numPr>
          <w:ilvl w:val="0"/>
          <w:numId w:val="8"/>
        </w:numPr>
        <w:jc w:val="both"/>
        <w:rPr>
          <w:lang w:val="en-US"/>
        </w:rPr>
      </w:pPr>
      <w:proofErr w:type="gramStart"/>
      <w:r w:rsidRPr="000E214C">
        <w:rPr>
          <w:lang w:val="en-US"/>
        </w:rPr>
        <w:t>secrets.GITHUB</w:t>
      </w:r>
      <w:proofErr w:type="gramEnd"/>
      <w:r w:rsidRPr="000E214C">
        <w:rPr>
          <w:lang w:val="en-US"/>
        </w:rPr>
        <w:t>_TOKEN: The GITHUB_TOKEN secret is a GitHub App installation access token.</w:t>
      </w:r>
    </w:p>
    <w:p w14:paraId="7C255ACC" w14:textId="415EA639" w:rsidR="000E214C" w:rsidRDefault="00D95E46" w:rsidP="005F6BC8">
      <w:pPr>
        <w:pStyle w:val="ListParagraph"/>
        <w:numPr>
          <w:ilvl w:val="0"/>
          <w:numId w:val="8"/>
        </w:numPr>
        <w:jc w:val="both"/>
        <w:rPr>
          <w:lang w:val="en-US"/>
        </w:rPr>
      </w:pPr>
      <w:proofErr w:type="gramStart"/>
      <w:r w:rsidRPr="00D95E46">
        <w:rPr>
          <w:lang w:val="en-US"/>
        </w:rPr>
        <w:t>secrets.SONAR</w:t>
      </w:r>
      <w:proofErr w:type="gramEnd"/>
      <w:r w:rsidRPr="00D95E46">
        <w:rPr>
          <w:lang w:val="en-US"/>
        </w:rPr>
        <w:t xml:space="preserve">_TOKEN: This token is used in order to connect </w:t>
      </w:r>
      <w:r w:rsidR="004D3A86" w:rsidRPr="00D95E46">
        <w:rPr>
          <w:lang w:val="en-US"/>
        </w:rPr>
        <w:t>SonarCloud</w:t>
      </w:r>
      <w:r w:rsidRPr="00D95E46">
        <w:rPr>
          <w:lang w:val="en-US"/>
        </w:rPr>
        <w:t xml:space="preserve"> with the Application.</w:t>
      </w:r>
    </w:p>
    <w:p w14:paraId="2A88CD22" w14:textId="31DE6BFC" w:rsidR="00D95E46" w:rsidRDefault="001B55D2" w:rsidP="005F6BC8">
      <w:pPr>
        <w:pStyle w:val="ListParagraph"/>
        <w:numPr>
          <w:ilvl w:val="0"/>
          <w:numId w:val="8"/>
        </w:numPr>
        <w:jc w:val="both"/>
        <w:rPr>
          <w:lang w:val="en-US"/>
        </w:rPr>
      </w:pPr>
      <w:proofErr w:type="gramStart"/>
      <w:r w:rsidRPr="001B55D2">
        <w:rPr>
          <w:lang w:val="en-US"/>
        </w:rPr>
        <w:t>secrets.DOCKER</w:t>
      </w:r>
      <w:proofErr w:type="gramEnd"/>
      <w:r w:rsidRPr="001B55D2">
        <w:rPr>
          <w:lang w:val="en-US"/>
        </w:rPr>
        <w:t>_USERNAME: Username of the Docker Account that is used in order to login to the Docker Hub.</w:t>
      </w:r>
    </w:p>
    <w:p w14:paraId="59A42104" w14:textId="6E9F5A26" w:rsidR="001B55D2" w:rsidRDefault="006F418F" w:rsidP="005F6BC8">
      <w:pPr>
        <w:pStyle w:val="ListParagraph"/>
        <w:numPr>
          <w:ilvl w:val="0"/>
          <w:numId w:val="8"/>
        </w:numPr>
        <w:jc w:val="both"/>
        <w:rPr>
          <w:lang w:val="en-US"/>
        </w:rPr>
      </w:pPr>
      <w:proofErr w:type="gramStart"/>
      <w:r w:rsidRPr="006F418F">
        <w:rPr>
          <w:lang w:val="en-US"/>
        </w:rPr>
        <w:t>secrets.DOCKERHUB</w:t>
      </w:r>
      <w:proofErr w:type="gramEnd"/>
      <w:r w:rsidRPr="006F418F">
        <w:rPr>
          <w:lang w:val="en-US"/>
        </w:rPr>
        <w:t>_TOKEN: Token of the Docker Account that is used in order to login to the Docker Hub.</w:t>
      </w:r>
    </w:p>
    <w:p w14:paraId="7DE225A5" w14:textId="424A5FA9" w:rsidR="006F418F" w:rsidRDefault="000C38E1" w:rsidP="005F6BC8">
      <w:pPr>
        <w:pStyle w:val="ListParagraph"/>
        <w:numPr>
          <w:ilvl w:val="0"/>
          <w:numId w:val="8"/>
        </w:numPr>
        <w:jc w:val="both"/>
        <w:rPr>
          <w:lang w:val="en-US"/>
        </w:rPr>
      </w:pPr>
      <w:proofErr w:type="gramStart"/>
      <w:r w:rsidRPr="000C38E1">
        <w:rPr>
          <w:lang w:val="en-US"/>
        </w:rPr>
        <w:t>secrets.DOCKER</w:t>
      </w:r>
      <w:proofErr w:type="gramEnd"/>
      <w:r w:rsidRPr="000C38E1">
        <w:rPr>
          <w:lang w:val="en-US"/>
        </w:rPr>
        <w:t>_HUB_REPO: Name of the Docker Hub Repository.</w:t>
      </w:r>
    </w:p>
    <w:p w14:paraId="4F47B68D" w14:textId="7489D605" w:rsidR="000C38E1" w:rsidRDefault="00506CAE" w:rsidP="005F6BC8">
      <w:pPr>
        <w:pStyle w:val="ListParagraph"/>
        <w:numPr>
          <w:ilvl w:val="0"/>
          <w:numId w:val="8"/>
        </w:numPr>
        <w:jc w:val="both"/>
        <w:rPr>
          <w:lang w:val="en-US"/>
        </w:rPr>
      </w:pPr>
      <w:proofErr w:type="gramStart"/>
      <w:r w:rsidRPr="00506CAE">
        <w:rPr>
          <w:lang w:val="en-US"/>
        </w:rPr>
        <w:t>secrets.RENDER</w:t>
      </w:r>
      <w:proofErr w:type="gramEnd"/>
      <w:r w:rsidRPr="00506CAE">
        <w:rPr>
          <w:lang w:val="en-US"/>
        </w:rPr>
        <w:t>_WEBHOOK: Link in order to trigger a new redeployment in Render.</w:t>
      </w:r>
    </w:p>
    <w:p w14:paraId="220E2E8C" w14:textId="6AF4E247" w:rsidR="005E775D" w:rsidRDefault="0087748B" w:rsidP="005F6BC8">
      <w:pPr>
        <w:pStyle w:val="Heading4"/>
        <w:jc w:val="both"/>
        <w:rPr>
          <w:lang w:val="en-US"/>
        </w:rPr>
      </w:pPr>
      <w:r w:rsidRPr="0087748B">
        <w:rPr>
          <w:lang w:val="en-US"/>
        </w:rPr>
        <w:t>On property with the pipeline "if"</w:t>
      </w:r>
    </w:p>
    <w:p w14:paraId="66753479" w14:textId="4D760C4F" w:rsidR="00755A48" w:rsidRPr="00755A48" w:rsidRDefault="00755A48" w:rsidP="005F6BC8">
      <w:pPr>
        <w:jc w:val="both"/>
        <w:rPr>
          <w:lang w:val="en-US"/>
        </w:rPr>
      </w:pPr>
      <w:r w:rsidRPr="00755A48">
        <w:rPr>
          <w:lang w:val="en-US"/>
        </w:rPr>
        <w:t>The On property is the setting that allows to select when the workflow is supposed to be executed. In this case, the workflow will be executed when there is a push or a pull request. The workflow_dispatch setting is used to be able to manually run the job for testing purposes.</w:t>
      </w:r>
    </w:p>
    <w:p w14:paraId="0D264D9A" w14:textId="2F1ED135" w:rsidR="0087748B" w:rsidRDefault="00755A48" w:rsidP="005F6BC8">
      <w:pPr>
        <w:jc w:val="both"/>
        <w:rPr>
          <w:lang w:val="en-US"/>
        </w:rPr>
      </w:pPr>
      <w:r w:rsidRPr="00755A48">
        <w:rPr>
          <w:lang w:val="en-US"/>
        </w:rPr>
        <w:t xml:space="preserve">The if setting is used </w:t>
      </w:r>
      <w:r w:rsidR="0096588C" w:rsidRPr="00755A48">
        <w:rPr>
          <w:lang w:val="en-US"/>
        </w:rPr>
        <w:t>to</w:t>
      </w:r>
      <w:r w:rsidRPr="00755A48">
        <w:rPr>
          <w:lang w:val="en-US"/>
        </w:rPr>
        <w:t xml:space="preserve"> skip the workflow execution if needed when doing a push. </w:t>
      </w:r>
      <w:r w:rsidR="00611D76" w:rsidRPr="00755A48">
        <w:rPr>
          <w:lang w:val="en-US"/>
        </w:rPr>
        <w:t>So,</w:t>
      </w:r>
      <w:r w:rsidRPr="00755A48">
        <w:rPr>
          <w:lang w:val="en-US"/>
        </w:rPr>
        <w:t xml:space="preserve"> if you add</w:t>
      </w:r>
      <w:r w:rsidR="0096588C">
        <w:rPr>
          <w:lang w:val="en-US"/>
        </w:rPr>
        <w:t xml:space="preserve"> </w:t>
      </w:r>
      <w:r w:rsidRPr="0096588C">
        <w:rPr>
          <w:b/>
          <w:bCs/>
          <w:lang w:val="en-US"/>
        </w:rPr>
        <w:t>[ci skip]</w:t>
      </w:r>
      <w:r w:rsidR="0096588C">
        <w:rPr>
          <w:lang w:val="en-US"/>
        </w:rPr>
        <w:t xml:space="preserve"> </w:t>
      </w:r>
      <w:r w:rsidRPr="00755A48">
        <w:rPr>
          <w:lang w:val="en-US"/>
        </w:rPr>
        <w:t xml:space="preserve">or </w:t>
      </w:r>
      <w:r w:rsidRPr="0096588C">
        <w:rPr>
          <w:b/>
          <w:bCs/>
          <w:lang w:val="en-US"/>
        </w:rPr>
        <w:t>[skip ci]</w:t>
      </w:r>
      <w:r w:rsidR="0096588C">
        <w:rPr>
          <w:b/>
          <w:bCs/>
          <w:lang w:val="en-US"/>
        </w:rPr>
        <w:t xml:space="preserve"> </w:t>
      </w:r>
      <w:r w:rsidRPr="00755A48">
        <w:rPr>
          <w:lang w:val="en-US"/>
        </w:rPr>
        <w:t>the pipeline won't be executed.</w:t>
      </w:r>
    </w:p>
    <w:p w14:paraId="35E34688" w14:textId="07E4AABD" w:rsidR="00611D76" w:rsidRDefault="00611D76" w:rsidP="005F6BC8">
      <w:pPr>
        <w:pStyle w:val="Heading4"/>
        <w:jc w:val="both"/>
        <w:rPr>
          <w:lang w:val="en-US"/>
        </w:rPr>
      </w:pPr>
      <w:r w:rsidRPr="00611D76">
        <w:rPr>
          <w:lang w:val="en-US"/>
        </w:rPr>
        <w:t>Runs-on and working-</w:t>
      </w:r>
      <w:proofErr w:type="gramStart"/>
      <w:r w:rsidRPr="00611D76">
        <w:rPr>
          <w:lang w:val="en-US"/>
        </w:rPr>
        <w:t>directory</w:t>
      </w:r>
      <w:proofErr w:type="gramEnd"/>
    </w:p>
    <w:p w14:paraId="70E42144" w14:textId="77777777" w:rsidR="00E725D8" w:rsidRPr="00E725D8" w:rsidRDefault="00E725D8" w:rsidP="005F6BC8">
      <w:pPr>
        <w:jc w:val="both"/>
        <w:rPr>
          <w:lang w:val="en-US"/>
        </w:rPr>
      </w:pPr>
      <w:r w:rsidRPr="00E725D8">
        <w:rPr>
          <w:lang w:val="en-US"/>
        </w:rPr>
        <w:t>The Runs-on property is used to select which Virtual Machine will be used by GitHub Actions to execute the workflow.</w:t>
      </w:r>
    </w:p>
    <w:p w14:paraId="293BE654" w14:textId="7ADD1686" w:rsidR="00611D76" w:rsidRDefault="00E725D8" w:rsidP="005F6BC8">
      <w:pPr>
        <w:jc w:val="both"/>
        <w:rPr>
          <w:lang w:val="en-US"/>
        </w:rPr>
      </w:pPr>
      <w:r w:rsidRPr="00E725D8">
        <w:rPr>
          <w:lang w:val="en-US"/>
        </w:rPr>
        <w:t>The working-directory tag is used to move to a specific folder inside the repository (similar behavior to cd on terminal).</w:t>
      </w:r>
    </w:p>
    <w:p w14:paraId="37673913" w14:textId="0AE8C8D7" w:rsidR="00F41DBF" w:rsidRDefault="00B51978" w:rsidP="005F6BC8">
      <w:pPr>
        <w:pStyle w:val="Heading4"/>
        <w:jc w:val="both"/>
        <w:rPr>
          <w:lang w:val="en-US"/>
        </w:rPr>
      </w:pPr>
      <w:r w:rsidRPr="00B51978">
        <w:rPr>
          <w:lang w:val="en-US"/>
        </w:rPr>
        <w:t>actions/checkout@v4</w:t>
      </w:r>
    </w:p>
    <w:p w14:paraId="3DD15E4B" w14:textId="511ECA42" w:rsidR="00B51978" w:rsidRDefault="00BF3254" w:rsidP="005F6BC8">
      <w:pPr>
        <w:jc w:val="both"/>
        <w:rPr>
          <w:lang w:val="en-US"/>
        </w:rPr>
      </w:pPr>
      <w:r w:rsidRPr="00BF3254">
        <w:rPr>
          <w:lang w:val="en-US"/>
        </w:rPr>
        <w:t>This action checks-out your repository under $GITHUB_WORKSPACE, so your workflow can access it.</w:t>
      </w:r>
    </w:p>
    <w:p w14:paraId="73305917" w14:textId="75502395" w:rsidR="00BF3254" w:rsidRDefault="00BF3254" w:rsidP="005F6BC8">
      <w:pPr>
        <w:pStyle w:val="Heading4"/>
        <w:jc w:val="both"/>
        <w:rPr>
          <w:lang w:val="en-US"/>
        </w:rPr>
      </w:pPr>
      <w:r w:rsidRPr="00BF3254">
        <w:rPr>
          <w:lang w:val="en-US"/>
        </w:rPr>
        <w:t>actions/setup-node@v4</w:t>
      </w:r>
    </w:p>
    <w:p w14:paraId="5C0088F0" w14:textId="1ED7D478" w:rsidR="00BF3254" w:rsidRDefault="00BF3254" w:rsidP="005F6BC8">
      <w:pPr>
        <w:jc w:val="both"/>
        <w:rPr>
          <w:lang w:val="en-US"/>
        </w:rPr>
      </w:pPr>
      <w:r w:rsidRPr="00BF3254">
        <w:rPr>
          <w:lang w:val="en-US"/>
        </w:rPr>
        <w:t xml:space="preserve">This action is used to download a specific node version and </w:t>
      </w:r>
      <w:r w:rsidR="004D3A86" w:rsidRPr="00BF3254">
        <w:rPr>
          <w:lang w:val="en-US"/>
        </w:rPr>
        <w:t>add</w:t>
      </w:r>
      <w:r w:rsidRPr="00BF3254">
        <w:rPr>
          <w:lang w:val="en-US"/>
        </w:rPr>
        <w:t xml:space="preserve"> to the PATH of the VM.</w:t>
      </w:r>
    </w:p>
    <w:p w14:paraId="66E8F146" w14:textId="755D46F9" w:rsidR="00BF3254" w:rsidRDefault="00237EA2" w:rsidP="005F6BC8">
      <w:pPr>
        <w:pStyle w:val="Heading4"/>
        <w:jc w:val="both"/>
        <w:rPr>
          <w:lang w:val="en-US"/>
        </w:rPr>
      </w:pPr>
      <w:r w:rsidRPr="00237EA2">
        <w:rPr>
          <w:lang w:val="en-US"/>
        </w:rPr>
        <w:t>actions/setup-java@v4</w:t>
      </w:r>
    </w:p>
    <w:p w14:paraId="09D51B02" w14:textId="3260BB0D" w:rsidR="00237EA2" w:rsidRDefault="00ED3C66" w:rsidP="005F6BC8">
      <w:pPr>
        <w:jc w:val="both"/>
        <w:rPr>
          <w:lang w:val="en-US"/>
        </w:rPr>
      </w:pPr>
      <w:r w:rsidRPr="00ED3C66">
        <w:rPr>
          <w:lang w:val="en-US"/>
        </w:rPr>
        <w:t xml:space="preserve">This action is used to download a specific Java version and </w:t>
      </w:r>
      <w:r w:rsidR="004D3A86" w:rsidRPr="00ED3C66">
        <w:rPr>
          <w:lang w:val="en-US"/>
        </w:rPr>
        <w:t>add</w:t>
      </w:r>
      <w:r w:rsidRPr="00ED3C66">
        <w:rPr>
          <w:lang w:val="en-US"/>
        </w:rPr>
        <w:t xml:space="preserve"> to the PATH of the VM.</w:t>
      </w:r>
    </w:p>
    <w:p w14:paraId="50755DED" w14:textId="2894DD2D" w:rsidR="00ED3C66" w:rsidRDefault="008514EA" w:rsidP="005F6BC8">
      <w:pPr>
        <w:pStyle w:val="Heading4"/>
        <w:jc w:val="both"/>
        <w:rPr>
          <w:lang w:val="en-US"/>
        </w:rPr>
      </w:pPr>
      <w:r w:rsidRPr="008514EA">
        <w:rPr>
          <w:lang w:val="en-US"/>
        </w:rPr>
        <w:t xml:space="preserve">Install Node.js </w:t>
      </w:r>
      <w:proofErr w:type="gramStart"/>
      <w:r w:rsidRPr="008514EA">
        <w:rPr>
          <w:lang w:val="en-US"/>
        </w:rPr>
        <w:t>packages</w:t>
      </w:r>
      <w:proofErr w:type="gramEnd"/>
    </w:p>
    <w:p w14:paraId="34D18CF2" w14:textId="08AFA96D" w:rsidR="008514EA" w:rsidRDefault="00081503" w:rsidP="005F6BC8">
      <w:pPr>
        <w:jc w:val="both"/>
        <w:rPr>
          <w:lang w:val="en-US"/>
        </w:rPr>
      </w:pPr>
      <w:r w:rsidRPr="00081503">
        <w:rPr>
          <w:lang w:val="en-US"/>
        </w:rPr>
        <w:t>In this step, the npm packages will be installed.</w:t>
      </w:r>
    </w:p>
    <w:p w14:paraId="130BBE71" w14:textId="3CE724E8" w:rsidR="00081503" w:rsidRDefault="00445E0A" w:rsidP="005F6BC8">
      <w:pPr>
        <w:pStyle w:val="Heading4"/>
        <w:jc w:val="both"/>
        <w:rPr>
          <w:lang w:val="en-US"/>
        </w:rPr>
      </w:pPr>
      <w:r w:rsidRPr="00445E0A">
        <w:rPr>
          <w:lang w:val="en-US"/>
        </w:rPr>
        <w:t xml:space="preserve">Run backend </w:t>
      </w:r>
      <w:proofErr w:type="gramStart"/>
      <w:r w:rsidRPr="00445E0A">
        <w:rPr>
          <w:lang w:val="en-US"/>
        </w:rPr>
        <w:t>test</w:t>
      </w:r>
      <w:proofErr w:type="gramEnd"/>
    </w:p>
    <w:p w14:paraId="5C243642" w14:textId="1C96F0B3" w:rsidR="00445E0A" w:rsidRDefault="00374E96" w:rsidP="005F6BC8">
      <w:pPr>
        <w:jc w:val="both"/>
        <w:rPr>
          <w:lang w:val="en-US"/>
        </w:rPr>
      </w:pPr>
      <w:r w:rsidRPr="00374E96">
        <w:rPr>
          <w:lang w:val="en-US"/>
        </w:rPr>
        <w:t xml:space="preserve">In this step, the created backend unit tests will be </w:t>
      </w:r>
      <w:r w:rsidR="004D3A86" w:rsidRPr="00374E96">
        <w:rPr>
          <w:lang w:val="en-US"/>
        </w:rPr>
        <w:t>run</w:t>
      </w:r>
      <w:r w:rsidRPr="00374E96">
        <w:rPr>
          <w:lang w:val="en-US"/>
        </w:rPr>
        <w:t>.</w:t>
      </w:r>
    </w:p>
    <w:p w14:paraId="15DB1EEC" w14:textId="73F1FDD2" w:rsidR="00374E96" w:rsidRDefault="004929EB" w:rsidP="005F6BC8">
      <w:pPr>
        <w:pStyle w:val="Heading4"/>
        <w:jc w:val="both"/>
        <w:rPr>
          <w:lang w:val="en-US"/>
        </w:rPr>
      </w:pPr>
      <w:r w:rsidRPr="004929EB">
        <w:rPr>
          <w:lang w:val="en-US"/>
        </w:rPr>
        <w:t xml:space="preserve">Run frontend </w:t>
      </w:r>
      <w:proofErr w:type="gramStart"/>
      <w:r w:rsidRPr="004929EB">
        <w:rPr>
          <w:lang w:val="en-US"/>
        </w:rPr>
        <w:t>test</w:t>
      </w:r>
      <w:proofErr w:type="gramEnd"/>
    </w:p>
    <w:p w14:paraId="4ECDFA7D" w14:textId="4A3A2BB4" w:rsidR="004929EB" w:rsidRDefault="00581FBB" w:rsidP="005F6BC8">
      <w:pPr>
        <w:jc w:val="both"/>
        <w:rPr>
          <w:lang w:val="en-US"/>
        </w:rPr>
      </w:pPr>
      <w:r w:rsidRPr="00581FBB">
        <w:rPr>
          <w:lang w:val="en-US"/>
        </w:rPr>
        <w:t xml:space="preserve">In this step, the created </w:t>
      </w:r>
      <w:proofErr w:type="gramStart"/>
      <w:r w:rsidRPr="00581FBB">
        <w:rPr>
          <w:lang w:val="en-US"/>
        </w:rPr>
        <w:t>frontend</w:t>
      </w:r>
      <w:proofErr w:type="gramEnd"/>
      <w:r w:rsidRPr="00581FBB">
        <w:rPr>
          <w:lang w:val="en-US"/>
        </w:rPr>
        <w:t xml:space="preserve"> tests will be </w:t>
      </w:r>
      <w:r w:rsidR="004D3A86" w:rsidRPr="00581FBB">
        <w:rPr>
          <w:lang w:val="en-US"/>
        </w:rPr>
        <w:t>run</w:t>
      </w:r>
      <w:r w:rsidRPr="00581FBB">
        <w:rPr>
          <w:lang w:val="en-US"/>
        </w:rPr>
        <w:t>.</w:t>
      </w:r>
    </w:p>
    <w:p w14:paraId="0229808F" w14:textId="728F153A" w:rsidR="00581FBB" w:rsidRDefault="000002E2" w:rsidP="005F6BC8">
      <w:pPr>
        <w:pStyle w:val="Heading4"/>
        <w:jc w:val="both"/>
        <w:rPr>
          <w:lang w:val="en-US"/>
        </w:rPr>
      </w:pPr>
      <w:r w:rsidRPr="000002E2">
        <w:rPr>
          <w:lang w:val="en-US"/>
        </w:rPr>
        <w:t xml:space="preserve">Cache SonarCloud packages and Cache Maven </w:t>
      </w:r>
      <w:proofErr w:type="gramStart"/>
      <w:r w:rsidRPr="000002E2">
        <w:rPr>
          <w:lang w:val="en-US"/>
        </w:rPr>
        <w:t>packages</w:t>
      </w:r>
      <w:proofErr w:type="gramEnd"/>
    </w:p>
    <w:p w14:paraId="38E9D95A" w14:textId="7DC7F80F" w:rsidR="000002E2" w:rsidRDefault="00887892" w:rsidP="005F6BC8">
      <w:pPr>
        <w:jc w:val="both"/>
        <w:rPr>
          <w:lang w:val="en-US"/>
        </w:rPr>
      </w:pPr>
      <w:r w:rsidRPr="00887892">
        <w:rPr>
          <w:lang w:val="en-US"/>
        </w:rPr>
        <w:t xml:space="preserve">Both steps are used to cache the packages after the first run </w:t>
      </w:r>
      <w:r w:rsidR="004D3A86" w:rsidRPr="00887892">
        <w:rPr>
          <w:lang w:val="en-US"/>
        </w:rPr>
        <w:t>to</w:t>
      </w:r>
      <w:r w:rsidRPr="00887892">
        <w:rPr>
          <w:lang w:val="en-US"/>
        </w:rPr>
        <w:t xml:space="preserve"> save some time on the pipeline execution and speed up the process.</w:t>
      </w:r>
    </w:p>
    <w:p w14:paraId="55130C49" w14:textId="776E8B11" w:rsidR="00887892" w:rsidRDefault="00730771" w:rsidP="005F6BC8">
      <w:pPr>
        <w:pStyle w:val="Heading4"/>
        <w:jc w:val="both"/>
        <w:rPr>
          <w:lang w:val="en-US"/>
        </w:rPr>
      </w:pPr>
      <w:r w:rsidRPr="00730771">
        <w:rPr>
          <w:lang w:val="en-US"/>
        </w:rPr>
        <w:t xml:space="preserve">Build and </w:t>
      </w:r>
      <w:proofErr w:type="gramStart"/>
      <w:r w:rsidRPr="00730771">
        <w:rPr>
          <w:lang w:val="en-US"/>
        </w:rPr>
        <w:t>analyze</w:t>
      </w:r>
      <w:proofErr w:type="gramEnd"/>
    </w:p>
    <w:p w14:paraId="0670E25E" w14:textId="57CCD53D" w:rsidR="00730771" w:rsidRDefault="00306A70" w:rsidP="005F6BC8">
      <w:pPr>
        <w:jc w:val="both"/>
        <w:rPr>
          <w:lang w:val="en-US"/>
        </w:rPr>
      </w:pPr>
      <w:r w:rsidRPr="00306A70">
        <w:rPr>
          <w:lang w:val="en-US"/>
        </w:rPr>
        <w:t>This step is used to build and analyze the application and it will execute SonarQube on top of the app and send the data to the SonarCloud server.</w:t>
      </w:r>
    </w:p>
    <w:p w14:paraId="71A22880" w14:textId="6E48480D" w:rsidR="00306A70" w:rsidRDefault="00C138CE" w:rsidP="005F6BC8">
      <w:pPr>
        <w:pStyle w:val="Heading4"/>
        <w:jc w:val="both"/>
        <w:rPr>
          <w:lang w:val="en-US"/>
        </w:rPr>
      </w:pPr>
      <w:r w:rsidRPr="00C138CE">
        <w:rPr>
          <w:lang w:val="en-US"/>
        </w:rPr>
        <w:t>Depcheck</w:t>
      </w:r>
    </w:p>
    <w:p w14:paraId="4B936768" w14:textId="09CD7142" w:rsidR="00C138CE" w:rsidRDefault="00E701F8" w:rsidP="005F6BC8">
      <w:pPr>
        <w:jc w:val="both"/>
        <w:rPr>
          <w:lang w:val="en-US"/>
        </w:rPr>
      </w:pPr>
      <w:r w:rsidRPr="00E701F8">
        <w:rPr>
          <w:lang w:val="en-US"/>
        </w:rPr>
        <w:t xml:space="preserve">This step is used to run a DependencyCheck over the Application </w:t>
      </w:r>
      <w:r w:rsidR="004D3A86" w:rsidRPr="00E701F8">
        <w:rPr>
          <w:lang w:val="en-US"/>
        </w:rPr>
        <w:t>to</w:t>
      </w:r>
      <w:r w:rsidRPr="00E701F8">
        <w:rPr>
          <w:lang w:val="en-US"/>
        </w:rPr>
        <w:t xml:space="preserve"> identify possible vulnerabilities related to app dependencies.</w:t>
      </w:r>
    </w:p>
    <w:p w14:paraId="2FBBDF87" w14:textId="286B65BA" w:rsidR="00E701F8" w:rsidRDefault="00E26317" w:rsidP="005F6BC8">
      <w:pPr>
        <w:pStyle w:val="Heading4"/>
        <w:jc w:val="both"/>
        <w:rPr>
          <w:lang w:val="en-US"/>
        </w:rPr>
      </w:pPr>
      <w:r w:rsidRPr="00E26317">
        <w:rPr>
          <w:lang w:val="en-US"/>
        </w:rPr>
        <w:t xml:space="preserve">Upload Test </w:t>
      </w:r>
      <w:proofErr w:type="gramStart"/>
      <w:r w:rsidRPr="00E26317">
        <w:rPr>
          <w:lang w:val="en-US"/>
        </w:rPr>
        <w:t>results</w:t>
      </w:r>
      <w:proofErr w:type="gramEnd"/>
    </w:p>
    <w:p w14:paraId="2C90E3F8" w14:textId="3F4025B3" w:rsidR="00E26317" w:rsidRDefault="0077257B" w:rsidP="005F6BC8">
      <w:pPr>
        <w:jc w:val="both"/>
        <w:rPr>
          <w:lang w:val="en-US"/>
        </w:rPr>
      </w:pPr>
      <w:r w:rsidRPr="0077257B">
        <w:rPr>
          <w:lang w:val="en-US"/>
        </w:rPr>
        <w:t>This step is used to upload the test results made by DependencyCheck as an artifact of the GitHub Actions.</w:t>
      </w:r>
    </w:p>
    <w:p w14:paraId="44486D3B" w14:textId="0A485ADE" w:rsidR="0077257B" w:rsidRDefault="00EB5B80" w:rsidP="005F6BC8">
      <w:pPr>
        <w:pStyle w:val="Heading4"/>
        <w:jc w:val="both"/>
        <w:rPr>
          <w:lang w:val="en-US"/>
        </w:rPr>
      </w:pPr>
      <w:r w:rsidRPr="00EB5B80">
        <w:rPr>
          <w:lang w:val="en-US"/>
        </w:rPr>
        <w:t>Login to Docker Hub</w:t>
      </w:r>
    </w:p>
    <w:p w14:paraId="2EB216CA" w14:textId="7C942F7F" w:rsidR="00EB5B80" w:rsidRDefault="007669E2" w:rsidP="005F6BC8">
      <w:pPr>
        <w:jc w:val="both"/>
        <w:rPr>
          <w:lang w:val="en-US"/>
        </w:rPr>
      </w:pPr>
      <w:r w:rsidRPr="007669E2">
        <w:rPr>
          <w:lang w:val="en-US"/>
        </w:rPr>
        <w:t xml:space="preserve">This step is used </w:t>
      </w:r>
      <w:r w:rsidR="004D3A86" w:rsidRPr="007669E2">
        <w:rPr>
          <w:lang w:val="en-US"/>
        </w:rPr>
        <w:t>to</w:t>
      </w:r>
      <w:r w:rsidRPr="007669E2">
        <w:rPr>
          <w:lang w:val="en-US"/>
        </w:rPr>
        <w:t xml:space="preserve"> login to Docker Hub </w:t>
      </w:r>
      <w:r w:rsidR="004D3A86" w:rsidRPr="007669E2">
        <w:rPr>
          <w:lang w:val="en-US"/>
        </w:rPr>
        <w:t>to</w:t>
      </w:r>
      <w:r w:rsidRPr="007669E2">
        <w:rPr>
          <w:lang w:val="en-US"/>
        </w:rPr>
        <w:t xml:space="preserve"> push the image of the app for deployment.</w:t>
      </w:r>
    </w:p>
    <w:p w14:paraId="5C231AE0" w14:textId="42972002" w:rsidR="007669E2" w:rsidRDefault="004415DF" w:rsidP="005F6BC8">
      <w:pPr>
        <w:pStyle w:val="Heading4"/>
        <w:jc w:val="both"/>
        <w:rPr>
          <w:lang w:val="en-US"/>
        </w:rPr>
      </w:pPr>
      <w:r w:rsidRPr="004415DF">
        <w:rPr>
          <w:lang w:val="en-US"/>
        </w:rPr>
        <w:t>Build Docker Image</w:t>
      </w:r>
    </w:p>
    <w:p w14:paraId="58F53332" w14:textId="77777777" w:rsidR="00DD4D18" w:rsidRPr="00DD4D18" w:rsidRDefault="00DD4D18" w:rsidP="005F6BC8">
      <w:pPr>
        <w:jc w:val="both"/>
        <w:rPr>
          <w:lang w:val="en-US"/>
        </w:rPr>
      </w:pPr>
      <w:r w:rsidRPr="00DD4D18">
        <w:rPr>
          <w:lang w:val="en-US"/>
        </w:rPr>
        <w:t>This step builds the docker Image of the Application.</w:t>
      </w:r>
    </w:p>
    <w:p w14:paraId="705CF0C1" w14:textId="39698EAE" w:rsidR="004415DF" w:rsidRDefault="004D3A86" w:rsidP="005F6BC8">
      <w:pPr>
        <w:jc w:val="both"/>
        <w:rPr>
          <w:lang w:val="en-US"/>
        </w:rPr>
      </w:pPr>
      <w:hyperlink r:id="rId46" w:history="1">
        <w:r w:rsidRPr="004D3A86">
          <w:rPr>
            <w:rStyle w:val="Hyperlink"/>
            <w:lang w:val="en-US"/>
          </w:rPr>
          <w:t>Jib</w:t>
        </w:r>
      </w:hyperlink>
      <w:r>
        <w:rPr>
          <w:lang w:val="en-US"/>
        </w:rPr>
        <w:t xml:space="preserve"> </w:t>
      </w:r>
      <w:r w:rsidR="00DD4D18" w:rsidRPr="00DD4D18">
        <w:rPr>
          <w:lang w:val="en-US"/>
        </w:rPr>
        <w:t xml:space="preserve">was used </w:t>
      </w:r>
      <w:r w:rsidRPr="00DD4D18">
        <w:rPr>
          <w:lang w:val="en-US"/>
        </w:rPr>
        <w:t>to</w:t>
      </w:r>
      <w:r w:rsidR="00DD4D18" w:rsidRPr="00DD4D18">
        <w:rPr>
          <w:lang w:val="en-US"/>
        </w:rPr>
        <w:t xml:space="preserve"> create the docker image without the need of a Docker daemon.</w:t>
      </w:r>
    </w:p>
    <w:p w14:paraId="52DC546A" w14:textId="38522028" w:rsidR="00DD4D18" w:rsidRDefault="00210CBF" w:rsidP="005F6BC8">
      <w:pPr>
        <w:pStyle w:val="Heading4"/>
        <w:jc w:val="both"/>
        <w:rPr>
          <w:lang w:val="en-US"/>
        </w:rPr>
      </w:pPr>
      <w:r w:rsidRPr="00210CBF">
        <w:rPr>
          <w:lang w:val="en-US"/>
        </w:rPr>
        <w:t>Push Docker Image</w:t>
      </w:r>
    </w:p>
    <w:p w14:paraId="0AFF66EA" w14:textId="66D14638" w:rsidR="00210CBF" w:rsidRDefault="004D4EAF" w:rsidP="005F6BC8">
      <w:pPr>
        <w:jc w:val="both"/>
        <w:rPr>
          <w:lang w:val="en-US"/>
        </w:rPr>
      </w:pPr>
      <w:r w:rsidRPr="004D4EAF">
        <w:rPr>
          <w:lang w:val="en-US"/>
        </w:rPr>
        <w:t xml:space="preserve">This step is used </w:t>
      </w:r>
      <w:r w:rsidR="004D3A86" w:rsidRPr="004D4EAF">
        <w:rPr>
          <w:lang w:val="en-US"/>
        </w:rPr>
        <w:t>to</w:t>
      </w:r>
      <w:r w:rsidRPr="004D4EAF">
        <w:rPr>
          <w:lang w:val="en-US"/>
        </w:rPr>
        <w:t xml:space="preserve"> push the image to the Docker Hub.</w:t>
      </w:r>
    </w:p>
    <w:p w14:paraId="5FB7A89D" w14:textId="37BEC341" w:rsidR="004D4EAF" w:rsidRDefault="00676D6D" w:rsidP="005F6BC8">
      <w:pPr>
        <w:pStyle w:val="Heading4"/>
        <w:jc w:val="both"/>
        <w:rPr>
          <w:lang w:val="en-US"/>
        </w:rPr>
      </w:pPr>
      <w:r w:rsidRPr="00676D6D">
        <w:rPr>
          <w:lang w:val="en-US"/>
        </w:rPr>
        <w:t>Webhook for render deployment</w:t>
      </w:r>
    </w:p>
    <w:p w14:paraId="0B7922DF" w14:textId="68CAD1BA" w:rsidR="00373481" w:rsidRDefault="00373481" w:rsidP="005F6BC8">
      <w:pPr>
        <w:jc w:val="both"/>
        <w:rPr>
          <w:lang w:val="en-US"/>
        </w:rPr>
      </w:pPr>
      <w:r w:rsidRPr="00373481">
        <w:rPr>
          <w:lang w:val="en-US"/>
        </w:rPr>
        <w:t>This step is used to force a redeployment of the app with a webhook before finishing the workflow.</w:t>
      </w:r>
    </w:p>
    <w:p w14:paraId="4E7241B2" w14:textId="2086821C" w:rsidR="00650165" w:rsidRDefault="00B54A3C" w:rsidP="00B54A3C">
      <w:pPr>
        <w:pStyle w:val="Heading1"/>
        <w:numPr>
          <w:ilvl w:val="2"/>
          <w:numId w:val="2"/>
        </w:numPr>
        <w:rPr>
          <w:lang w:val="en-US"/>
        </w:rPr>
      </w:pPr>
      <w:bookmarkStart w:id="76" w:name="_Toc167047911"/>
      <w:r w:rsidRPr="00B54A3C">
        <w:rPr>
          <w:lang w:val="en-US"/>
        </w:rPr>
        <w:t>ZAP Pipeline</w:t>
      </w:r>
      <w:bookmarkEnd w:id="76"/>
    </w:p>
    <w:p w14:paraId="45B06B42" w14:textId="77777777" w:rsidR="00D267D3" w:rsidRDefault="00D267D3" w:rsidP="00D267D3">
      <w:pPr>
        <w:keepNext/>
        <w:jc w:val="center"/>
      </w:pPr>
      <w:r w:rsidRPr="00D267D3">
        <w:rPr>
          <w:lang w:val="en-US"/>
        </w:rPr>
        <w:drawing>
          <wp:inline distT="0" distB="0" distL="0" distR="0" wp14:anchorId="592BB3AE" wp14:editId="057126A7">
            <wp:extent cx="5943600" cy="3309620"/>
            <wp:effectExtent l="0" t="0" r="0" b="5080"/>
            <wp:docPr id="1004185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5035" name="Picture 1" descr="A screenshot of a computer&#10;&#10;Description automatically generated"/>
                    <pic:cNvPicPr/>
                  </pic:nvPicPr>
                  <pic:blipFill>
                    <a:blip r:embed="rId47"/>
                    <a:stretch>
                      <a:fillRect/>
                    </a:stretch>
                  </pic:blipFill>
                  <pic:spPr>
                    <a:xfrm>
                      <a:off x="0" y="0"/>
                      <a:ext cx="5943600" cy="3309620"/>
                    </a:xfrm>
                    <a:prstGeom prst="rect">
                      <a:avLst/>
                    </a:prstGeom>
                  </pic:spPr>
                </pic:pic>
              </a:graphicData>
            </a:graphic>
          </wp:inline>
        </w:drawing>
      </w:r>
    </w:p>
    <w:p w14:paraId="79DFB9AC" w14:textId="73B354F2" w:rsidR="00B54A3C" w:rsidRDefault="00D267D3" w:rsidP="00D267D3">
      <w:pPr>
        <w:pStyle w:val="Caption"/>
        <w:jc w:val="center"/>
        <w:rPr>
          <w:lang w:val="en-US"/>
        </w:rPr>
      </w:pPr>
      <w:bookmarkStart w:id="77" w:name="_Toc167047953"/>
      <w:r w:rsidRPr="005C21FA">
        <w:rPr>
          <w:lang w:val="en-US"/>
        </w:rPr>
        <w:t xml:space="preserve">Code Snippet </w:t>
      </w:r>
      <w:r>
        <w:fldChar w:fldCharType="begin"/>
      </w:r>
      <w:r w:rsidRPr="005C21FA">
        <w:rPr>
          <w:lang w:val="en-US"/>
        </w:rPr>
        <w:instrText xml:space="preserve"> SEQ Code_Snippet \* ARABIC </w:instrText>
      </w:r>
      <w:r>
        <w:fldChar w:fldCharType="separate"/>
      </w:r>
      <w:r w:rsidR="001F1F10">
        <w:rPr>
          <w:noProof/>
          <w:lang w:val="en-US"/>
        </w:rPr>
        <w:t>8</w:t>
      </w:r>
      <w:r>
        <w:fldChar w:fldCharType="end"/>
      </w:r>
      <w:r w:rsidRPr="005C21FA">
        <w:rPr>
          <w:noProof/>
          <w:lang w:val="en-US"/>
        </w:rPr>
        <w:t xml:space="preserve"> - ZAP Pipeline</w:t>
      </w:r>
      <w:bookmarkEnd w:id="77"/>
    </w:p>
    <w:p w14:paraId="523B9E71" w14:textId="4989FB36" w:rsidR="009A59E8" w:rsidRPr="009A59E8" w:rsidRDefault="009A59E8" w:rsidP="005F6BC8">
      <w:pPr>
        <w:jc w:val="both"/>
        <w:rPr>
          <w:lang w:val="en-US"/>
        </w:rPr>
      </w:pPr>
      <w:r w:rsidRPr="009A59E8">
        <w:rPr>
          <w:lang w:val="en-US"/>
        </w:rPr>
        <w:t xml:space="preserve">This pipeline will basically do an analysis </w:t>
      </w:r>
      <w:r w:rsidR="00E13789" w:rsidRPr="009A59E8">
        <w:rPr>
          <w:lang w:val="en-US"/>
        </w:rPr>
        <w:t>of</w:t>
      </w:r>
      <w:r w:rsidRPr="009A59E8">
        <w:rPr>
          <w:lang w:val="en-US"/>
        </w:rPr>
        <w:t xml:space="preserve"> our newly deployed version of the application. It will also add the report of the results as an artifact to GitHub Actions.</w:t>
      </w:r>
    </w:p>
    <w:p w14:paraId="23693453" w14:textId="27364CA7" w:rsidR="00D267D3" w:rsidRDefault="009A59E8" w:rsidP="005F6BC8">
      <w:pPr>
        <w:jc w:val="both"/>
        <w:rPr>
          <w:lang w:val="en-US"/>
        </w:rPr>
      </w:pPr>
      <w:r w:rsidRPr="009A59E8">
        <w:rPr>
          <w:lang w:val="en-US"/>
        </w:rPr>
        <w:t xml:space="preserve">The reason why this is separate and can only be </w:t>
      </w:r>
      <w:r w:rsidR="00A35718" w:rsidRPr="009A59E8">
        <w:rPr>
          <w:lang w:val="en-US"/>
        </w:rPr>
        <w:t>run</w:t>
      </w:r>
      <w:r w:rsidRPr="009A59E8">
        <w:rPr>
          <w:lang w:val="en-US"/>
        </w:rPr>
        <w:t xml:space="preserve"> manually (workflow_dispatch) is because the Render servers are extremely slow to start, so if it was on the other workflow file it wouldn't do the analysis properly.</w:t>
      </w:r>
    </w:p>
    <w:p w14:paraId="040F5F22" w14:textId="05454ECF" w:rsidR="009A59E8" w:rsidRDefault="005C21FA" w:rsidP="0041777D">
      <w:pPr>
        <w:pStyle w:val="Heading1"/>
        <w:numPr>
          <w:ilvl w:val="1"/>
          <w:numId w:val="2"/>
        </w:numPr>
        <w:rPr>
          <w:lang w:val="en-US"/>
        </w:rPr>
      </w:pPr>
      <w:bookmarkStart w:id="78" w:name="_Toc167047912"/>
      <w:r w:rsidRPr="005C21FA">
        <w:rPr>
          <w:lang w:val="en-US"/>
        </w:rPr>
        <w:t>Deployment process</w:t>
      </w:r>
      <w:bookmarkEnd w:id="78"/>
    </w:p>
    <w:p w14:paraId="79BCB428" w14:textId="06783AAD" w:rsidR="00AD2306" w:rsidRPr="00AD2306" w:rsidRDefault="00AD2306" w:rsidP="005F6BC8">
      <w:pPr>
        <w:jc w:val="both"/>
        <w:rPr>
          <w:lang w:val="en-US"/>
        </w:rPr>
      </w:pPr>
      <w:r w:rsidRPr="00AD2306">
        <w:rPr>
          <w:lang w:val="en-US"/>
        </w:rPr>
        <w:t>To deploy the application, a Docker image using Jib was created and was pushed to a repository on Docker Hub.</w:t>
      </w:r>
    </w:p>
    <w:p w14:paraId="5758602F" w14:textId="1A44D07E" w:rsidR="00AD2306" w:rsidRPr="00AD2306" w:rsidRDefault="00AD2306" w:rsidP="005F6BC8">
      <w:pPr>
        <w:jc w:val="both"/>
        <w:rPr>
          <w:lang w:val="en-US"/>
        </w:rPr>
      </w:pPr>
      <w:r w:rsidRPr="00AD2306">
        <w:rPr>
          <w:lang w:val="en-US"/>
        </w:rPr>
        <w:t xml:space="preserve">By using </w:t>
      </w:r>
      <w:hyperlink r:id="rId48" w:history="1">
        <w:r w:rsidR="00881093" w:rsidRPr="00881093">
          <w:rPr>
            <w:rStyle w:val="Hyperlink"/>
            <w:lang w:val="en-US"/>
          </w:rPr>
          <w:t>Render</w:t>
        </w:r>
      </w:hyperlink>
      <w:r w:rsidR="00881093">
        <w:rPr>
          <w:lang w:val="en-US"/>
        </w:rPr>
        <w:t xml:space="preserve"> </w:t>
      </w:r>
      <w:r w:rsidRPr="00AD2306">
        <w:rPr>
          <w:lang w:val="en-US"/>
        </w:rPr>
        <w:t>we can create Web Services that can deploy from existing images, in our case, the Docker Image that was pushed to a specific repository.</w:t>
      </w:r>
    </w:p>
    <w:p w14:paraId="23AA9639" w14:textId="0D274DC3" w:rsidR="0041777D" w:rsidRPr="0041777D" w:rsidRDefault="00AD2306" w:rsidP="005F6BC8">
      <w:pPr>
        <w:jc w:val="both"/>
        <w:rPr>
          <w:b/>
          <w:lang w:val="en-US"/>
        </w:rPr>
      </w:pPr>
      <w:r w:rsidRPr="00AD2306">
        <w:rPr>
          <w:lang w:val="en-US"/>
        </w:rPr>
        <w:t xml:space="preserve">So, after that, all we need to do is to force a redeployment of the Application every time there are changes pushed to Master, which is done by the step </w:t>
      </w:r>
      <w:r w:rsidRPr="00AD2306">
        <w:rPr>
          <w:b/>
          <w:bCs/>
          <w:lang w:val="en-US"/>
        </w:rPr>
        <w:t>"Webhook for render deployment".</w:t>
      </w:r>
    </w:p>
    <w:p w14:paraId="04255D09" w14:textId="77777777" w:rsidR="00B412B5" w:rsidRDefault="00B412B5" w:rsidP="0041777D">
      <w:pPr>
        <w:rPr>
          <w:b/>
          <w:bCs/>
          <w:lang w:val="en-US"/>
        </w:rPr>
      </w:pPr>
    </w:p>
    <w:p w14:paraId="154B30FA" w14:textId="64B8639D" w:rsidR="009D5134" w:rsidRPr="009F421C" w:rsidRDefault="00E751F3" w:rsidP="009F421C">
      <w:pPr>
        <w:pStyle w:val="Heading1"/>
        <w:rPr>
          <w:lang w:val="en-US"/>
        </w:rPr>
      </w:pPr>
      <w:bookmarkStart w:id="79" w:name="_Toc167047913"/>
      <w:r>
        <w:rPr>
          <w:lang w:val="en-US"/>
        </w:rPr>
        <w:t xml:space="preserve">Security </w:t>
      </w:r>
      <w:r w:rsidR="00AF499A">
        <w:rPr>
          <w:lang w:val="en-US"/>
        </w:rPr>
        <w:t>Reports</w:t>
      </w:r>
      <w:r w:rsidR="00657B90">
        <w:rPr>
          <w:lang w:val="en-US"/>
        </w:rPr>
        <w:t xml:space="preserve"> - Github Artifacts</w:t>
      </w:r>
      <w:bookmarkEnd w:id="79"/>
    </w:p>
    <w:p w14:paraId="79090726" w14:textId="279E936F" w:rsidR="009D5134" w:rsidRDefault="009D5134" w:rsidP="009D5134">
      <w:pPr>
        <w:pStyle w:val="Heading1"/>
        <w:numPr>
          <w:ilvl w:val="1"/>
          <w:numId w:val="2"/>
        </w:numPr>
        <w:rPr>
          <w:lang w:val="en-US"/>
        </w:rPr>
      </w:pPr>
      <w:bookmarkStart w:id="80" w:name="_Toc167047914"/>
      <w:r>
        <w:rPr>
          <w:lang w:val="en-US"/>
        </w:rPr>
        <w:t>SAST</w:t>
      </w:r>
      <w:bookmarkEnd w:id="80"/>
    </w:p>
    <w:p w14:paraId="2BD94C17" w14:textId="2B8A31AF" w:rsidR="00360228" w:rsidRPr="00360228" w:rsidRDefault="00360228" w:rsidP="005F6BC8">
      <w:pPr>
        <w:jc w:val="both"/>
        <w:rPr>
          <w:lang w:val="en-US"/>
        </w:rPr>
      </w:pPr>
      <w:r>
        <w:rPr>
          <w:lang w:val="en-US"/>
        </w:rPr>
        <w:t>This report a</w:t>
      </w:r>
      <w:r w:rsidRPr="00360228">
        <w:rPr>
          <w:lang w:val="en-US"/>
        </w:rPr>
        <w:t>nalyze</w:t>
      </w:r>
      <w:r>
        <w:rPr>
          <w:lang w:val="en-US"/>
        </w:rPr>
        <w:t>s</w:t>
      </w:r>
      <w:r w:rsidRPr="00360228">
        <w:rPr>
          <w:lang w:val="en-US"/>
        </w:rPr>
        <w:t xml:space="preserve"> the source code or binaries of an application without executing it to find security vulnerabilities.</w:t>
      </w:r>
      <w:r>
        <w:rPr>
          <w:lang w:val="en-US"/>
        </w:rPr>
        <w:t xml:space="preserve"> </w:t>
      </w:r>
    </w:p>
    <w:p w14:paraId="733FFC0E" w14:textId="77777777" w:rsidR="00105E62" w:rsidRDefault="00005FD6" w:rsidP="00105E62">
      <w:pPr>
        <w:keepNext/>
      </w:pPr>
      <w:r w:rsidRPr="00005FD6">
        <w:rPr>
          <w:lang w:val="en-US"/>
        </w:rPr>
        <w:drawing>
          <wp:inline distT="0" distB="0" distL="0" distR="0" wp14:anchorId="12715A86" wp14:editId="001E09F2">
            <wp:extent cx="5943600" cy="3592830"/>
            <wp:effectExtent l="0" t="0" r="0" b="7620"/>
            <wp:docPr id="2040429627" name="Imagem 1" descr="Uma imagem com texto, captura de ecrã, softwar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29627" name="Imagem 1" descr="Uma imagem com texto, captura de ecrã, software, ecrã&#10;&#10;Descrição gerada automaticamente"/>
                    <pic:cNvPicPr/>
                  </pic:nvPicPr>
                  <pic:blipFill>
                    <a:blip r:embed="rId49"/>
                    <a:stretch>
                      <a:fillRect/>
                    </a:stretch>
                  </pic:blipFill>
                  <pic:spPr>
                    <a:xfrm>
                      <a:off x="0" y="0"/>
                      <a:ext cx="5943600" cy="3592830"/>
                    </a:xfrm>
                    <a:prstGeom prst="rect">
                      <a:avLst/>
                    </a:prstGeom>
                  </pic:spPr>
                </pic:pic>
              </a:graphicData>
            </a:graphic>
          </wp:inline>
        </w:drawing>
      </w:r>
    </w:p>
    <w:p w14:paraId="1FDFAE15" w14:textId="6AB5EDDA" w:rsidR="009D5134" w:rsidRPr="0084107C" w:rsidRDefault="00105E62" w:rsidP="00105E62">
      <w:pPr>
        <w:pStyle w:val="Caption"/>
        <w:jc w:val="center"/>
        <w:rPr>
          <w:lang w:val="en-GB"/>
        </w:rPr>
      </w:pPr>
      <w:bookmarkStart w:id="81" w:name="_Ref167039055"/>
      <w:bookmarkStart w:id="82" w:name="_Toc167047943"/>
      <w:r w:rsidRPr="0084107C">
        <w:rPr>
          <w:lang w:val="en-GB"/>
        </w:rPr>
        <w:t xml:space="preserve">Figure </w:t>
      </w:r>
      <w:r>
        <w:fldChar w:fldCharType="begin"/>
      </w:r>
      <w:r w:rsidRPr="0084107C">
        <w:rPr>
          <w:lang w:val="en-GB"/>
        </w:rPr>
        <w:instrText xml:space="preserve"> SEQ Figure \* ARABIC </w:instrText>
      </w:r>
      <w:r>
        <w:fldChar w:fldCharType="separate"/>
      </w:r>
      <w:r w:rsidR="001F1F10">
        <w:rPr>
          <w:noProof/>
          <w:lang w:val="en-GB"/>
        </w:rPr>
        <w:t>25</w:t>
      </w:r>
      <w:r>
        <w:fldChar w:fldCharType="end"/>
      </w:r>
      <w:bookmarkEnd w:id="81"/>
      <w:r w:rsidRPr="0084107C">
        <w:rPr>
          <w:lang w:val="en-GB"/>
        </w:rPr>
        <w:t xml:space="preserve"> - SonarCloud Report</w:t>
      </w:r>
      <w:bookmarkEnd w:id="82"/>
    </w:p>
    <w:p w14:paraId="50E0A9DB" w14:textId="585EDB17" w:rsidR="00105E62" w:rsidRPr="00105E62" w:rsidRDefault="00105E62" w:rsidP="0084107C">
      <w:pPr>
        <w:jc w:val="both"/>
        <w:rPr>
          <w:lang w:val="en-GB"/>
        </w:rPr>
      </w:pPr>
      <w:r>
        <w:rPr>
          <w:lang w:val="en-US"/>
        </w:rPr>
        <w:t xml:space="preserve">We used Sonarcloud to get this report as you can see in </w:t>
      </w:r>
      <w:r>
        <w:rPr>
          <w:lang w:val="en-US"/>
        </w:rPr>
        <w:fldChar w:fldCharType="begin"/>
      </w:r>
      <w:r>
        <w:rPr>
          <w:lang w:val="en-US"/>
        </w:rPr>
        <w:instrText xml:space="preserve"> REF _Ref167039055 \h </w:instrText>
      </w:r>
      <w:r>
        <w:rPr>
          <w:lang w:val="en-US"/>
        </w:rPr>
      </w:r>
      <w:r w:rsidR="0084107C">
        <w:rPr>
          <w:lang w:val="en-US"/>
        </w:rPr>
        <w:instrText xml:space="preserve"> \* MERGEFORMAT </w:instrText>
      </w:r>
      <w:r>
        <w:rPr>
          <w:lang w:val="en-US"/>
        </w:rPr>
        <w:fldChar w:fldCharType="separate"/>
      </w:r>
      <w:r w:rsidR="001F1F10" w:rsidRPr="0084107C">
        <w:rPr>
          <w:lang w:val="en-GB"/>
        </w:rPr>
        <w:t xml:space="preserve">Figure </w:t>
      </w:r>
      <w:r w:rsidR="001F1F10">
        <w:rPr>
          <w:noProof/>
          <w:lang w:val="en-GB"/>
        </w:rPr>
        <w:t>25</w:t>
      </w:r>
      <w:r>
        <w:rPr>
          <w:lang w:val="en-US"/>
        </w:rPr>
        <w:fldChar w:fldCharType="end"/>
      </w:r>
      <w:r>
        <w:rPr>
          <w:lang w:val="en-US"/>
        </w:rPr>
        <w:t xml:space="preserve">. You can access it </w:t>
      </w:r>
      <w:hyperlink r:id="rId50" w:history="1">
        <w:r w:rsidRPr="005C12B5">
          <w:rPr>
            <w:rStyle w:val="Hyperlink"/>
            <w:lang w:val="en-US"/>
          </w:rPr>
          <w:t>here</w:t>
        </w:r>
      </w:hyperlink>
      <w:r>
        <w:rPr>
          <w:lang w:val="en-US"/>
        </w:rPr>
        <w:t>.</w:t>
      </w:r>
    </w:p>
    <w:p w14:paraId="5DE14944" w14:textId="7F86B394" w:rsidR="009D5134" w:rsidRPr="009D5134" w:rsidRDefault="00F260CA" w:rsidP="005F6BC8">
      <w:pPr>
        <w:jc w:val="both"/>
        <w:rPr>
          <w:lang w:val="en-US"/>
        </w:rPr>
      </w:pPr>
      <w:r>
        <w:rPr>
          <w:lang w:val="en-US"/>
        </w:rPr>
        <w:t>Security and Maintainability have great results</w:t>
      </w:r>
      <w:r w:rsidR="00D3654B">
        <w:rPr>
          <w:lang w:val="en-US"/>
        </w:rPr>
        <w:t xml:space="preserve"> even though reliability can be improved. </w:t>
      </w:r>
      <w:r w:rsidR="002C433F">
        <w:rPr>
          <w:lang w:val="en-US"/>
        </w:rPr>
        <w:t xml:space="preserve">The coverage is low, so in the next </w:t>
      </w:r>
      <w:proofErr w:type="gramStart"/>
      <w:r w:rsidR="002C433F">
        <w:rPr>
          <w:lang w:val="en-US"/>
        </w:rPr>
        <w:t>sprint</w:t>
      </w:r>
      <w:proofErr w:type="gramEnd"/>
      <w:r w:rsidR="002C433F">
        <w:rPr>
          <w:lang w:val="en-US"/>
        </w:rPr>
        <w:t xml:space="preserve"> we will try to improve it as well.</w:t>
      </w:r>
    </w:p>
    <w:p w14:paraId="5C02A162" w14:textId="51D7DF98" w:rsidR="00702C14" w:rsidRDefault="009D5134" w:rsidP="00105E62">
      <w:pPr>
        <w:pStyle w:val="Heading1"/>
        <w:numPr>
          <w:ilvl w:val="1"/>
          <w:numId w:val="2"/>
        </w:numPr>
        <w:rPr>
          <w:lang w:val="en-US"/>
        </w:rPr>
      </w:pPr>
      <w:bookmarkStart w:id="83" w:name="_Toc167047915"/>
      <w:r>
        <w:rPr>
          <w:lang w:val="en-US"/>
        </w:rPr>
        <w:t>SCA</w:t>
      </w:r>
      <w:bookmarkEnd w:id="83"/>
    </w:p>
    <w:p w14:paraId="6FE79A45" w14:textId="77777777" w:rsidR="00615D34" w:rsidRPr="00615D34" w:rsidRDefault="00615D34" w:rsidP="00105E62">
      <w:pPr>
        <w:jc w:val="both"/>
        <w:rPr>
          <w:lang w:val="en-US"/>
        </w:rPr>
      </w:pPr>
      <w:r w:rsidRPr="00615D34">
        <w:rPr>
          <w:lang w:val="en-US"/>
        </w:rPr>
        <w:t>Focus on identifying and managing risks associated with open source and third-party components used in software.</w:t>
      </w:r>
    </w:p>
    <w:p w14:paraId="536C5BE1" w14:textId="77777777" w:rsidR="00105E62" w:rsidRDefault="00615D34" w:rsidP="00105E62">
      <w:pPr>
        <w:jc w:val="both"/>
        <w:rPr>
          <w:lang w:val="en-US"/>
        </w:rPr>
      </w:pPr>
      <w:r w:rsidRPr="00615D34">
        <w:rPr>
          <w:lang w:val="en-US"/>
        </w:rPr>
        <w:t>Provide details on known vulnerabilities in these components, license compliance issues, and potential operational risks.</w:t>
      </w:r>
    </w:p>
    <w:p w14:paraId="55030DEB" w14:textId="2DDE1378" w:rsidR="00105E62" w:rsidRDefault="0020255E" w:rsidP="00105E62">
      <w:r w:rsidRPr="0020255E">
        <w:rPr>
          <w:lang w:val="en-US"/>
        </w:rPr>
        <w:drawing>
          <wp:inline distT="0" distB="0" distL="0" distR="0" wp14:anchorId="1BDF03D0" wp14:editId="1CE6DED9">
            <wp:extent cx="5943600" cy="1963420"/>
            <wp:effectExtent l="0" t="0" r="0" b="0"/>
            <wp:docPr id="566043728" name="Imagem 1" descr="Uma imagem com texto, captura de ecrã, número, Tipo de letr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043728" name="Imagem 1" descr="Uma imagem com texto, captura de ecrã, número, Tipo de letra&#10;&#10;Descrição gerada automaticamente"/>
                    <pic:cNvPicPr/>
                  </pic:nvPicPr>
                  <pic:blipFill>
                    <a:blip r:embed="rId51"/>
                    <a:stretch>
                      <a:fillRect/>
                    </a:stretch>
                  </pic:blipFill>
                  <pic:spPr>
                    <a:xfrm>
                      <a:off x="0" y="0"/>
                      <a:ext cx="5943600" cy="1963420"/>
                    </a:xfrm>
                    <a:prstGeom prst="rect">
                      <a:avLst/>
                    </a:prstGeom>
                  </pic:spPr>
                </pic:pic>
              </a:graphicData>
            </a:graphic>
          </wp:inline>
        </w:drawing>
      </w:r>
    </w:p>
    <w:p w14:paraId="5804E5E4" w14:textId="62A43327" w:rsidR="0020255E" w:rsidRDefault="00105E62" w:rsidP="00105E62">
      <w:pPr>
        <w:pStyle w:val="Caption"/>
        <w:jc w:val="center"/>
        <w:rPr>
          <w:lang w:val="en-US"/>
        </w:rPr>
      </w:pPr>
      <w:bookmarkStart w:id="84" w:name="_Ref167039127"/>
      <w:bookmarkStart w:id="85" w:name="_Toc167047944"/>
      <w:r w:rsidRPr="00105E62">
        <w:rPr>
          <w:lang w:val="en-GB"/>
        </w:rPr>
        <w:t xml:space="preserve">Figure </w:t>
      </w:r>
      <w:r>
        <w:fldChar w:fldCharType="begin"/>
      </w:r>
      <w:r w:rsidRPr="00105E62">
        <w:rPr>
          <w:lang w:val="en-GB"/>
        </w:rPr>
        <w:instrText xml:space="preserve"> SEQ Figure \* ARABIC </w:instrText>
      </w:r>
      <w:r>
        <w:fldChar w:fldCharType="separate"/>
      </w:r>
      <w:r w:rsidR="001F1F10">
        <w:rPr>
          <w:noProof/>
          <w:lang w:val="en-GB"/>
        </w:rPr>
        <w:t>26</w:t>
      </w:r>
      <w:r>
        <w:fldChar w:fldCharType="end"/>
      </w:r>
      <w:bookmarkEnd w:id="84"/>
      <w:r w:rsidRPr="00105E62">
        <w:rPr>
          <w:lang w:val="en-GB"/>
        </w:rPr>
        <w:t xml:space="preserve"> - Dependecy Check Report</w:t>
      </w:r>
      <w:bookmarkEnd w:id="85"/>
    </w:p>
    <w:p w14:paraId="2B524D21" w14:textId="77777777" w:rsidR="00F61AB9" w:rsidRPr="00615D34" w:rsidRDefault="00F61AB9" w:rsidP="00615D34">
      <w:pPr>
        <w:rPr>
          <w:lang w:val="en-US"/>
        </w:rPr>
      </w:pPr>
    </w:p>
    <w:p w14:paraId="0E437CA7" w14:textId="18345996" w:rsidR="00105E62" w:rsidRPr="00615D34" w:rsidRDefault="00105E62" w:rsidP="00105E62">
      <w:pPr>
        <w:jc w:val="both"/>
        <w:rPr>
          <w:lang w:val="en-US"/>
        </w:rPr>
      </w:pPr>
      <w:r>
        <w:rPr>
          <w:lang w:val="en-US"/>
        </w:rPr>
        <w:t>We use dependency check for this, and you can find the report</w:t>
      </w:r>
      <w:r w:rsidR="00664836">
        <w:rPr>
          <w:lang w:val="en-US"/>
        </w:rPr>
        <w:t xml:space="preserve"> (</w:t>
      </w:r>
      <w:r w:rsidR="00664836">
        <w:rPr>
          <w:lang w:val="en-US"/>
        </w:rPr>
        <w:fldChar w:fldCharType="begin"/>
      </w:r>
      <w:r w:rsidR="00664836">
        <w:rPr>
          <w:lang w:val="en-US"/>
        </w:rPr>
        <w:instrText xml:space="preserve"> REF _Ref167039127 \h </w:instrText>
      </w:r>
      <w:r w:rsidR="00664836">
        <w:rPr>
          <w:lang w:val="en-US"/>
        </w:rPr>
      </w:r>
      <w:r w:rsidR="00664836">
        <w:rPr>
          <w:lang w:val="en-US"/>
        </w:rPr>
        <w:fldChar w:fldCharType="separate"/>
      </w:r>
      <w:r w:rsidR="001F1F10" w:rsidRPr="00105E62">
        <w:rPr>
          <w:lang w:val="en-GB"/>
        </w:rPr>
        <w:t xml:space="preserve">Figure </w:t>
      </w:r>
      <w:r w:rsidR="001F1F10">
        <w:rPr>
          <w:noProof/>
          <w:lang w:val="en-GB"/>
        </w:rPr>
        <w:t>26</w:t>
      </w:r>
      <w:r w:rsidR="00664836">
        <w:rPr>
          <w:lang w:val="en-US"/>
        </w:rPr>
        <w:fldChar w:fldCharType="end"/>
      </w:r>
      <w:r w:rsidR="00664836">
        <w:rPr>
          <w:lang w:val="en-US"/>
        </w:rPr>
        <w:t>)</w:t>
      </w:r>
      <w:r>
        <w:rPr>
          <w:lang w:val="en-US"/>
        </w:rPr>
        <w:t xml:space="preserve"> in the </w:t>
      </w:r>
      <w:r w:rsidRPr="00F61AB9">
        <w:rPr>
          <w:b/>
          <w:bCs/>
          <w:lang w:val="en-US"/>
        </w:rPr>
        <w:t>Deliverables\Sprint1\reports\sca</w:t>
      </w:r>
      <w:r>
        <w:rPr>
          <w:lang w:val="en-US"/>
        </w:rPr>
        <w:t xml:space="preserve"> folder.</w:t>
      </w:r>
    </w:p>
    <w:p w14:paraId="4E11BA01" w14:textId="77777777" w:rsidR="00105E62" w:rsidRDefault="00105E62" w:rsidP="00105E62">
      <w:pPr>
        <w:jc w:val="both"/>
        <w:rPr>
          <w:lang w:val="en-US"/>
        </w:rPr>
      </w:pPr>
      <w:r>
        <w:rPr>
          <w:lang w:val="en-US"/>
        </w:rPr>
        <w:t>We have these vulnerabilities to audit or fix in the next sprint.</w:t>
      </w:r>
    </w:p>
    <w:p w14:paraId="29B48286" w14:textId="728BA798" w:rsidR="00702C14" w:rsidRPr="00702C14" w:rsidRDefault="0020255E" w:rsidP="00105E62">
      <w:pPr>
        <w:jc w:val="both"/>
        <w:rPr>
          <w:lang w:val="en-US"/>
        </w:rPr>
      </w:pPr>
      <w:r>
        <w:rPr>
          <w:lang w:val="en-US"/>
        </w:rPr>
        <w:t xml:space="preserve">A study will be made to see if the application is really affected by </w:t>
      </w:r>
      <w:r w:rsidR="00D80050">
        <w:rPr>
          <w:lang w:val="en-US"/>
        </w:rPr>
        <w:t>these</w:t>
      </w:r>
      <w:r>
        <w:rPr>
          <w:lang w:val="en-US"/>
        </w:rPr>
        <w:t xml:space="preserve"> vulnerabilities. If it is</w:t>
      </w:r>
      <w:r w:rsidR="00D80050">
        <w:rPr>
          <w:lang w:val="en-US"/>
        </w:rPr>
        <w:t>,</w:t>
      </w:r>
      <w:r>
        <w:rPr>
          <w:lang w:val="en-US"/>
        </w:rPr>
        <w:t xml:space="preserve"> we will upgrade them to a version that is clear of vulnerabilities or </w:t>
      </w:r>
      <w:r w:rsidR="00075616">
        <w:rPr>
          <w:lang w:val="en-US"/>
        </w:rPr>
        <w:t xml:space="preserve">find </w:t>
      </w:r>
      <w:r w:rsidR="00D80050">
        <w:rPr>
          <w:lang w:val="en-US"/>
        </w:rPr>
        <w:t>a new library that does the same.</w:t>
      </w:r>
    </w:p>
    <w:p w14:paraId="54ABE321" w14:textId="23B302D9" w:rsidR="009D5134" w:rsidRPr="009D5134" w:rsidRDefault="009D5134" w:rsidP="009D5134">
      <w:pPr>
        <w:pStyle w:val="Heading1"/>
        <w:numPr>
          <w:ilvl w:val="1"/>
          <w:numId w:val="2"/>
        </w:numPr>
        <w:rPr>
          <w:lang w:val="en-US"/>
        </w:rPr>
      </w:pPr>
      <w:bookmarkStart w:id="86" w:name="_Toc167047916"/>
      <w:r>
        <w:rPr>
          <w:lang w:val="en-US"/>
        </w:rPr>
        <w:t>DAST</w:t>
      </w:r>
      <w:bookmarkEnd w:id="86"/>
    </w:p>
    <w:p w14:paraId="70C89C02" w14:textId="77777777" w:rsidR="00CA795D" w:rsidRDefault="00B93C96" w:rsidP="00DA7061">
      <w:pPr>
        <w:jc w:val="both"/>
        <w:rPr>
          <w:lang w:val="en-US"/>
        </w:rPr>
      </w:pPr>
      <w:r w:rsidRPr="00B93C96">
        <w:rPr>
          <w:lang w:val="en-US"/>
        </w:rPr>
        <w:t>Assess an application in its running state to find vulnerabilities that could be exploited in real-world attacks.</w:t>
      </w:r>
      <w:r>
        <w:rPr>
          <w:lang w:val="en-US"/>
        </w:rPr>
        <w:t xml:space="preserve"> We used ZAP to get this information. </w:t>
      </w:r>
    </w:p>
    <w:p w14:paraId="5328EAE7" w14:textId="77777777" w:rsidR="0055006F" w:rsidRPr="0055006F" w:rsidRDefault="0055006F" w:rsidP="00E83B5F">
      <w:pPr>
        <w:ind w:left="720" w:hanging="432"/>
        <w:rPr>
          <w:lang w:val="en-US"/>
        </w:rPr>
      </w:pPr>
    </w:p>
    <w:p w14:paraId="35291CC9" w14:textId="77777777" w:rsidR="005968E8" w:rsidRDefault="00677166" w:rsidP="005968E8">
      <w:pPr>
        <w:keepNext/>
      </w:pPr>
      <w:r w:rsidRPr="00677166">
        <w:rPr>
          <w:lang w:val="en-US"/>
        </w:rPr>
        <w:drawing>
          <wp:inline distT="0" distB="0" distL="0" distR="0" wp14:anchorId="55C4D299" wp14:editId="06CB59CC">
            <wp:extent cx="5943600" cy="1868805"/>
            <wp:effectExtent l="0" t="0" r="0" b="0"/>
            <wp:docPr id="21368933" name="Imagem 1" descr="Uma imagem com texto, software, file,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933" name="Imagem 1" descr="Uma imagem com texto, software, file, captura de ecrã&#10;&#10;Descrição gerada automaticamente"/>
                    <pic:cNvPicPr/>
                  </pic:nvPicPr>
                  <pic:blipFill>
                    <a:blip r:embed="rId52"/>
                    <a:stretch>
                      <a:fillRect/>
                    </a:stretch>
                  </pic:blipFill>
                  <pic:spPr>
                    <a:xfrm>
                      <a:off x="0" y="0"/>
                      <a:ext cx="5943600" cy="1868805"/>
                    </a:xfrm>
                    <a:prstGeom prst="rect">
                      <a:avLst/>
                    </a:prstGeom>
                  </pic:spPr>
                </pic:pic>
              </a:graphicData>
            </a:graphic>
          </wp:inline>
        </w:drawing>
      </w:r>
    </w:p>
    <w:p w14:paraId="764A31F8" w14:textId="1A554F4B" w:rsidR="00AF499A" w:rsidRPr="00AF499A" w:rsidRDefault="005968E8" w:rsidP="005968E8">
      <w:pPr>
        <w:pStyle w:val="Caption"/>
        <w:jc w:val="center"/>
        <w:rPr>
          <w:lang w:val="en-US"/>
        </w:rPr>
      </w:pPr>
      <w:bookmarkStart w:id="87" w:name="_Ref167039683"/>
      <w:bookmarkStart w:id="88" w:name="_Toc167047945"/>
      <w:r w:rsidRPr="001F1F10">
        <w:rPr>
          <w:lang w:val="en-US"/>
        </w:rPr>
        <w:t xml:space="preserve">Figure </w:t>
      </w:r>
      <w:r>
        <w:fldChar w:fldCharType="begin"/>
      </w:r>
      <w:r w:rsidRPr="001F1F10">
        <w:rPr>
          <w:lang w:val="en-US"/>
        </w:rPr>
        <w:instrText xml:space="preserve"> SEQ Figure \* ARABIC </w:instrText>
      </w:r>
      <w:r>
        <w:fldChar w:fldCharType="separate"/>
      </w:r>
      <w:r w:rsidR="001F1F10" w:rsidRPr="001F1F10">
        <w:rPr>
          <w:noProof/>
          <w:lang w:val="en-US"/>
        </w:rPr>
        <w:t>27</w:t>
      </w:r>
      <w:r>
        <w:fldChar w:fldCharType="end"/>
      </w:r>
      <w:bookmarkEnd w:id="87"/>
      <w:r w:rsidRPr="001F1F10">
        <w:rPr>
          <w:lang w:val="en-US"/>
        </w:rPr>
        <w:t xml:space="preserve"> - ZAP Report</w:t>
      </w:r>
      <w:bookmarkEnd w:id="88"/>
    </w:p>
    <w:p w14:paraId="7F05BBFD" w14:textId="3EF9999F" w:rsidR="00CA795D" w:rsidRDefault="00CA795D" w:rsidP="00CA795D">
      <w:pPr>
        <w:jc w:val="both"/>
        <w:rPr>
          <w:lang w:val="en-US"/>
        </w:rPr>
      </w:pPr>
      <w:r>
        <w:rPr>
          <w:lang w:val="en-US"/>
        </w:rPr>
        <w:t>You can find the report</w:t>
      </w:r>
      <w:r w:rsidR="001C3CB0">
        <w:rPr>
          <w:lang w:val="en-US"/>
        </w:rPr>
        <w:t xml:space="preserve"> (</w:t>
      </w:r>
      <w:r w:rsidR="001C3CB0">
        <w:rPr>
          <w:lang w:val="en-US"/>
        </w:rPr>
        <w:fldChar w:fldCharType="begin"/>
      </w:r>
      <w:r w:rsidR="001C3CB0">
        <w:rPr>
          <w:lang w:val="en-US"/>
        </w:rPr>
        <w:instrText xml:space="preserve"> REF _Ref167039683 \h </w:instrText>
      </w:r>
      <w:r w:rsidR="001C3CB0">
        <w:rPr>
          <w:lang w:val="en-US"/>
        </w:rPr>
      </w:r>
      <w:r w:rsidR="001C3CB0">
        <w:rPr>
          <w:lang w:val="en-US"/>
        </w:rPr>
        <w:fldChar w:fldCharType="separate"/>
      </w:r>
      <w:r w:rsidR="001F1F10" w:rsidRPr="001F1F10">
        <w:rPr>
          <w:lang w:val="en-US"/>
        </w:rPr>
        <w:t xml:space="preserve">Figure </w:t>
      </w:r>
      <w:r w:rsidR="001F1F10" w:rsidRPr="001F1F10">
        <w:rPr>
          <w:noProof/>
          <w:lang w:val="en-US"/>
        </w:rPr>
        <w:t>27</w:t>
      </w:r>
      <w:r w:rsidR="001C3CB0">
        <w:rPr>
          <w:lang w:val="en-US"/>
        </w:rPr>
        <w:fldChar w:fldCharType="end"/>
      </w:r>
      <w:r w:rsidR="001C3CB0">
        <w:rPr>
          <w:lang w:val="en-US"/>
        </w:rPr>
        <w:t>)</w:t>
      </w:r>
      <w:r>
        <w:rPr>
          <w:lang w:val="en-US"/>
        </w:rPr>
        <w:t xml:space="preserve"> in this folder </w:t>
      </w:r>
      <w:r w:rsidRPr="00B93CDC">
        <w:rPr>
          <w:b/>
          <w:bCs/>
          <w:lang w:val="en-US"/>
        </w:rPr>
        <w:t>Deliverables\Sprint1\reports\dast\zap_scan</w:t>
      </w:r>
      <w:r>
        <w:rPr>
          <w:lang w:val="en-US"/>
        </w:rPr>
        <w:t>.</w:t>
      </w:r>
    </w:p>
    <w:p w14:paraId="63D94079" w14:textId="057F484F" w:rsidR="00677166" w:rsidRPr="00AF499A" w:rsidRDefault="00677166" w:rsidP="00230352">
      <w:pPr>
        <w:jc w:val="both"/>
        <w:rPr>
          <w:lang w:val="en-US"/>
        </w:rPr>
      </w:pPr>
      <w:r>
        <w:rPr>
          <w:lang w:val="en-US"/>
        </w:rPr>
        <w:t xml:space="preserve">Even though we implemented and added content security policy there are some </w:t>
      </w:r>
      <w:r w:rsidR="00DA7061">
        <w:rPr>
          <w:lang w:val="en-US"/>
        </w:rPr>
        <w:t>medium vulnerabilities on the application that we will tackle in the next sprint.</w:t>
      </w:r>
    </w:p>
    <w:p w14:paraId="7466C290" w14:textId="47FC6D2F" w:rsidR="00F11EA7" w:rsidRDefault="00E1425E" w:rsidP="00BB3B00">
      <w:pPr>
        <w:pStyle w:val="Heading1"/>
        <w:jc w:val="both"/>
      </w:pPr>
      <w:bookmarkStart w:id="89" w:name="_Toc167047917"/>
      <w:r>
        <w:t>ASVS v4 Checklist</w:t>
      </w:r>
      <w:bookmarkEnd w:id="89"/>
    </w:p>
    <w:p w14:paraId="4A11CA02" w14:textId="1C2E9DB8" w:rsidR="009879D3" w:rsidRPr="009879D3" w:rsidRDefault="00882F24" w:rsidP="00230352">
      <w:pPr>
        <w:jc w:val="both"/>
        <w:rPr>
          <w:lang w:val="en-GB"/>
        </w:rPr>
      </w:pPr>
      <w:r w:rsidRPr="00882F24">
        <w:rPr>
          <w:lang w:val="en-GB"/>
        </w:rPr>
        <w:t>The checklist in th</w:t>
      </w:r>
      <w:r>
        <w:rPr>
          <w:lang w:val="en-GB"/>
        </w:rPr>
        <w:t xml:space="preserve">is sprint </w:t>
      </w:r>
      <w:r w:rsidR="006915E1">
        <w:rPr>
          <w:lang w:val="en-GB"/>
        </w:rPr>
        <w:t>indicates</w:t>
      </w:r>
      <w:r>
        <w:rPr>
          <w:lang w:val="en-GB"/>
        </w:rPr>
        <w:t xml:space="preserve"> what was implemented and </w:t>
      </w:r>
      <w:r w:rsidR="009879D3">
        <w:rPr>
          <w:lang w:val="en-GB"/>
        </w:rPr>
        <w:t>the</w:t>
      </w:r>
      <w:r>
        <w:rPr>
          <w:lang w:val="en-GB"/>
        </w:rPr>
        <w:t xml:space="preserve"> applications </w:t>
      </w:r>
      <w:r w:rsidR="009879D3">
        <w:rPr>
          <w:lang w:val="en-GB"/>
        </w:rPr>
        <w:t>serve</w:t>
      </w:r>
      <w:r>
        <w:rPr>
          <w:lang w:val="en-GB"/>
        </w:rPr>
        <w:t xml:space="preserve">, rather than the optimal and real objectives that were </w:t>
      </w:r>
      <w:r w:rsidR="006C7948">
        <w:rPr>
          <w:lang w:val="en-GB"/>
        </w:rPr>
        <w:t xml:space="preserve">shown in the </w:t>
      </w:r>
      <w:r w:rsidR="00F463A0">
        <w:rPr>
          <w:lang w:val="en-GB"/>
        </w:rPr>
        <w:t xml:space="preserve">Design </w:t>
      </w:r>
      <w:r w:rsidR="006C7948">
        <w:rPr>
          <w:lang w:val="en-GB"/>
        </w:rPr>
        <w:t>Documentation</w:t>
      </w:r>
      <w:r w:rsidR="00F463A0">
        <w:rPr>
          <w:lang w:val="en-GB"/>
        </w:rPr>
        <w:t>.</w:t>
      </w:r>
      <w:r w:rsidR="009879D3">
        <w:rPr>
          <w:lang w:val="en-GB"/>
        </w:rPr>
        <w:t xml:space="preserve"> </w:t>
      </w:r>
      <w:r w:rsidR="000D36D9">
        <w:rPr>
          <w:lang w:val="en-GB"/>
        </w:rPr>
        <w:t>In the Design Documentation, there was a real evaluation of the objective ASVS checklist.</w:t>
      </w:r>
    </w:p>
    <w:p w14:paraId="15615F21" w14:textId="49922F3B" w:rsidR="006915E1" w:rsidRPr="006915E1" w:rsidRDefault="006915E1" w:rsidP="00230352">
      <w:pPr>
        <w:jc w:val="both"/>
        <w:rPr>
          <w:lang w:val="en-GB"/>
        </w:rPr>
      </w:pPr>
      <w:r w:rsidRPr="006915E1">
        <w:rPr>
          <w:lang w:val="en-GB"/>
        </w:rPr>
        <w:t xml:space="preserve">In </w:t>
      </w:r>
      <w:r w:rsidR="000D36D9">
        <w:rPr>
          <w:lang w:val="en-GB"/>
        </w:rPr>
        <w:t xml:space="preserve">this sprint, </w:t>
      </w:r>
      <w:r w:rsidRPr="006915E1">
        <w:rPr>
          <w:lang w:val="en-GB"/>
        </w:rPr>
        <w:t>the checklist</w:t>
      </w:r>
      <w:r w:rsidR="000D36D9">
        <w:rPr>
          <w:lang w:val="en-GB"/>
        </w:rPr>
        <w:t xml:space="preserve"> shows what was implemented and achieved in this sprint</w:t>
      </w:r>
      <w:r w:rsidR="00EB1453">
        <w:rPr>
          <w:lang w:val="en-GB"/>
        </w:rPr>
        <w:t xml:space="preserve"> with</w:t>
      </w:r>
      <w:r>
        <w:rPr>
          <w:lang w:val="en-GB"/>
        </w:rPr>
        <w:t xml:space="preserve"> some comments towards the topic and the source code references to justify the topic result.</w:t>
      </w:r>
    </w:p>
    <w:p w14:paraId="65D4749D" w14:textId="16C3031C" w:rsidR="00E356E3" w:rsidRPr="00E356E3" w:rsidRDefault="00E356E3" w:rsidP="00230352">
      <w:pPr>
        <w:jc w:val="both"/>
        <w:rPr>
          <w:lang w:val="en-GB"/>
        </w:rPr>
      </w:pPr>
      <w:r w:rsidRPr="00E356E3">
        <w:rPr>
          <w:lang w:val="en-GB"/>
        </w:rPr>
        <w:t>The excel and everything c</w:t>
      </w:r>
      <w:r>
        <w:rPr>
          <w:lang w:val="en-GB"/>
        </w:rPr>
        <w:t>orrelated to it can be found here [connect to it].</w:t>
      </w:r>
    </w:p>
    <w:bookmarkStart w:id="90" w:name="_Toc167047918" w:displacedByCustomXml="next"/>
    <w:sdt>
      <w:sdtPr>
        <w:rPr>
          <w:rFonts w:asciiTheme="minorHAnsi" w:eastAsiaTheme="minorHAnsi" w:hAnsiTheme="minorHAnsi" w:cstheme="minorBidi"/>
          <w:b w:val="0"/>
          <w:bCs w:val="0"/>
          <w:color w:val="404040" w:themeColor="text1" w:themeTint="BF"/>
          <w:sz w:val="22"/>
          <w:szCs w:val="22"/>
        </w:rPr>
        <w:id w:val="844448061"/>
        <w:docPartObj>
          <w:docPartGallery w:val="Bibliographies"/>
          <w:docPartUnique/>
        </w:docPartObj>
      </w:sdtPr>
      <w:sdtEndPr/>
      <w:sdtContent>
        <w:p w14:paraId="605AC877" w14:textId="2466DCA2" w:rsidR="00A25C02" w:rsidRDefault="00A25C02">
          <w:pPr>
            <w:pStyle w:val="Heading1"/>
          </w:pPr>
          <w:r>
            <w:t>References</w:t>
          </w:r>
          <w:bookmarkEnd w:id="90"/>
        </w:p>
        <w:customXmlInsRangeStart w:id="91" w:author="Microsoft Word" w:date="2024-04-21T09:38:00Z"/>
        <w:sdt>
          <w:sdtPr>
            <w:id w:val="-573587230"/>
            <w:bibliography/>
          </w:sdtPr>
          <w:sdtEndPr/>
          <w:sdtContent>
            <w:customXmlInsRangeEnd w:id="91"/>
            <w:p w14:paraId="250A1EB7" w14:textId="77777777" w:rsidR="001F1F10" w:rsidRDefault="00A25C02" w:rsidP="005B0DB8">
              <w:pPr>
                <w:rPr>
                  <w:noProof/>
                  <w:sz w:val="18"/>
                  <w:szCs w:val="20"/>
                  <w:lang w:val="en-US"/>
                </w:rPr>
              </w:pPr>
              <w:ins w:id="92" w:author="Microsoft Word" w:date="2024-04-21T09:38:00Z">
                <w:r>
                  <w:fldChar w:fldCharType="begin"/>
                </w:r>
                <w:r w:rsidRPr="00A25C02">
                  <w:rPr>
                    <w:lang w:val="en-US"/>
                  </w:rP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0"/>
                <w:gridCol w:w="8720"/>
              </w:tblGrid>
              <w:tr w:rsidR="001F1F10" w14:paraId="7E8EBB33" w14:textId="77777777">
                <w:trPr>
                  <w:divId w:val="251742300"/>
                  <w:tblCellSpacing w:w="15" w:type="dxa"/>
                </w:trPr>
                <w:tc>
                  <w:tcPr>
                    <w:tcW w:w="50" w:type="pct"/>
                    <w:hideMark/>
                  </w:tcPr>
                  <w:p w14:paraId="13AF3B3B" w14:textId="016BF106" w:rsidR="001F1F10" w:rsidRDefault="001F1F10">
                    <w:pPr>
                      <w:pStyle w:val="Bibliography"/>
                      <w:rPr>
                        <w:noProof/>
                        <w:sz w:val="24"/>
                        <w:szCs w:val="24"/>
                      </w:rPr>
                    </w:pPr>
                    <w:r>
                      <w:rPr>
                        <w:noProof/>
                      </w:rPr>
                      <w:t xml:space="preserve">[1] </w:t>
                    </w:r>
                  </w:p>
                </w:tc>
                <w:tc>
                  <w:tcPr>
                    <w:tcW w:w="0" w:type="auto"/>
                    <w:hideMark/>
                  </w:tcPr>
                  <w:p w14:paraId="448006B9" w14:textId="77777777" w:rsidR="001F1F10" w:rsidRDefault="001F1F10">
                    <w:pPr>
                      <w:pStyle w:val="Bibliography"/>
                      <w:rPr>
                        <w:noProof/>
                      </w:rPr>
                    </w:pPr>
                    <w:r w:rsidRPr="001F1F10">
                      <w:rPr>
                        <w:noProof/>
                        <w:lang w:val="en-US"/>
                      </w:rPr>
                      <w:t xml:space="preserve">I. Object Management Group®, “UML,” Unified Modeling Language, 2023. </w:t>
                    </w:r>
                    <w:r>
                      <w:rPr>
                        <w:noProof/>
                      </w:rPr>
                      <w:t>[Online]. Available: https://www.uml.org/.</w:t>
                    </w:r>
                  </w:p>
                </w:tc>
              </w:tr>
            </w:tbl>
            <w:p w14:paraId="44B0851E" w14:textId="77777777" w:rsidR="001F1F10" w:rsidRDefault="001F1F10">
              <w:pPr>
                <w:divId w:val="251742300"/>
                <w:rPr>
                  <w:rFonts w:eastAsia="Times New Roman"/>
                  <w:noProof/>
                </w:rPr>
              </w:pPr>
            </w:p>
            <w:p w14:paraId="37326E05" w14:textId="3A077973" w:rsidR="00A25C02" w:rsidRPr="00112448" w:rsidRDefault="00A25C02" w:rsidP="005B0DB8">
              <w:ins w:id="93" w:author="Microsoft Word" w:date="2024-04-21T09:38:00Z">
                <w:r>
                  <w:rPr>
                    <w:b/>
                    <w:bCs/>
                    <w:noProof/>
                  </w:rPr>
                  <w:fldChar w:fldCharType="end"/>
                </w:r>
              </w:ins>
            </w:p>
            <w:customXmlInsRangeStart w:id="94" w:author="Microsoft Word" w:date="2024-04-21T09:38:00Z"/>
          </w:sdtContent>
        </w:sdt>
        <w:customXmlInsRangeEnd w:id="94"/>
        <w:customXmlInsRangeStart w:id="95" w:author="Microsoft Word" w:date="2024-04-21T09:38:00Z"/>
      </w:sdtContent>
    </w:sdt>
    <w:customXmlInsRangeEnd w:id="95"/>
    <w:sectPr w:rsidR="00A25C02" w:rsidRPr="00112448" w:rsidSect="003A0633">
      <w:footerReference w:type="default" r:id="rId53"/>
      <w:pgSz w:w="12240" w:h="15840" w:code="1"/>
      <w:pgMar w:top="1440" w:right="1440" w:bottom="1440" w:left="1440" w:header="720" w:footer="129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7853CC" w14:textId="77777777" w:rsidR="00A219A8" w:rsidRDefault="00A219A8" w:rsidP="003E5069">
      <w:r>
        <w:separator/>
      </w:r>
    </w:p>
  </w:endnote>
  <w:endnote w:type="continuationSeparator" w:id="0">
    <w:p w14:paraId="39F74822" w14:textId="77777777" w:rsidR="00A219A8" w:rsidRDefault="00A219A8" w:rsidP="003E5069">
      <w:r>
        <w:continuationSeparator/>
      </w:r>
    </w:p>
  </w:endnote>
  <w:endnote w:type="continuationNotice" w:id="1">
    <w:p w14:paraId="63C3B344" w14:textId="77777777" w:rsidR="00A219A8" w:rsidRDefault="00A219A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6BBB71" w14:textId="3F4BCB26" w:rsidR="00A20C24" w:rsidRPr="0066712E" w:rsidRDefault="009B03AF" w:rsidP="00FE2CDA">
    <w:pPr>
      <w:pStyle w:val="Footer"/>
      <w:jc w:val="left"/>
      <w:rPr>
        <w:b w:val="0"/>
        <w:sz w:val="18"/>
        <w:szCs w:val="18"/>
        <w:lang w:val="en-US"/>
      </w:rPr>
    </w:pPr>
    <w:r>
      <w:rPr>
        <w:b w:val="0"/>
        <w:sz w:val="18"/>
        <w:szCs w:val="18"/>
        <w:lang w:val="en-US"/>
      </w:rPr>
      <w:t>DESOFS</w:t>
    </w:r>
    <w:r w:rsidR="00A20C24" w:rsidRPr="0066712E">
      <w:rPr>
        <w:b w:val="0"/>
        <w:sz w:val="18"/>
        <w:szCs w:val="18"/>
        <w:lang w:val="en-US"/>
      </w:rPr>
      <w:t xml:space="preserve"> 20</w:t>
    </w:r>
    <w:r w:rsidR="00C87BCE">
      <w:rPr>
        <w:b w:val="0"/>
        <w:sz w:val="18"/>
        <w:szCs w:val="18"/>
        <w:lang w:val="en-US"/>
      </w:rPr>
      <w:t>2</w:t>
    </w:r>
    <w:r w:rsidR="00872949">
      <w:rPr>
        <w:b w:val="0"/>
        <w:sz w:val="18"/>
        <w:szCs w:val="18"/>
        <w:lang w:val="en-US"/>
      </w:rPr>
      <w:t>3</w:t>
    </w:r>
    <w:r w:rsidR="00A20C24" w:rsidRPr="0066712E">
      <w:rPr>
        <w:b w:val="0"/>
        <w:sz w:val="18"/>
        <w:szCs w:val="18"/>
        <w:lang w:val="en-US"/>
      </w:rPr>
      <w:t>/20</w:t>
    </w:r>
    <w:r w:rsidR="00C87BCE">
      <w:rPr>
        <w:b w:val="0"/>
        <w:sz w:val="18"/>
        <w:szCs w:val="18"/>
        <w:lang w:val="en-US"/>
      </w:rPr>
      <w:t>2</w:t>
    </w:r>
    <w:r w:rsidR="00872949">
      <w:rPr>
        <w:b w:val="0"/>
        <w:sz w:val="18"/>
        <w:szCs w:val="18"/>
        <w:lang w:val="en-US"/>
      </w:rPr>
      <w:t>4</w:t>
    </w:r>
    <w:r w:rsidR="00A20C24" w:rsidRPr="0066712E">
      <w:rPr>
        <w:b w:val="0"/>
        <w:sz w:val="18"/>
        <w:szCs w:val="18"/>
        <w:lang w:val="en-US"/>
      </w:rPr>
      <w:t xml:space="preserve"> </w:t>
    </w:r>
    <w:r w:rsidR="00A20C24" w:rsidRPr="0066712E">
      <w:rPr>
        <w:b w:val="0"/>
        <w:sz w:val="18"/>
        <w:szCs w:val="18"/>
        <w:lang w:val="en-US"/>
      </w:rPr>
      <w:tab/>
    </w:r>
    <w:r w:rsidR="00A20C24">
      <w:rPr>
        <w:b w:val="0"/>
        <w:sz w:val="18"/>
        <w:szCs w:val="18"/>
        <w:lang w:val="en-US"/>
      </w:rPr>
      <w:tab/>
    </w:r>
    <w:r w:rsidR="0010360D">
      <w:rPr>
        <w:sz w:val="18"/>
        <w:szCs w:val="18"/>
        <w:lang w:val="en-US"/>
      </w:rPr>
      <w:t>Truckmotion Sprint 1</w:t>
    </w:r>
    <w:r w:rsidR="00A20C24">
      <w:rPr>
        <w:b w:val="0"/>
        <w:sz w:val="18"/>
        <w:szCs w:val="18"/>
        <w:lang w:val="en-US"/>
      </w:rPr>
      <w:tab/>
    </w:r>
    <w:r w:rsidR="00A20C24">
      <w:rPr>
        <w:b w:val="0"/>
        <w:sz w:val="18"/>
        <w:szCs w:val="18"/>
        <w:lang w:val="en-US"/>
      </w:rPr>
      <w:tab/>
      <w:t>Page</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PAGE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r w:rsidR="00A20C24" w:rsidRPr="0066712E">
      <w:rPr>
        <w:b w:val="0"/>
        <w:sz w:val="18"/>
        <w:szCs w:val="18"/>
        <w:lang w:val="en-US"/>
      </w:rPr>
      <w:t xml:space="preserve"> </w:t>
    </w:r>
    <w:r w:rsidR="00A20C24">
      <w:rPr>
        <w:b w:val="0"/>
        <w:sz w:val="18"/>
        <w:szCs w:val="18"/>
        <w:lang w:val="en-US"/>
      </w:rPr>
      <w:t>of</w:t>
    </w:r>
    <w:r w:rsidR="00A20C24" w:rsidRPr="0066712E">
      <w:rPr>
        <w:b w:val="0"/>
        <w:sz w:val="18"/>
        <w:szCs w:val="18"/>
        <w:lang w:val="en-US"/>
      </w:rPr>
      <w:t xml:space="preserve"> </w:t>
    </w:r>
    <w:r w:rsidR="00A20C24" w:rsidRPr="0066712E">
      <w:rPr>
        <w:b w:val="0"/>
        <w:sz w:val="18"/>
        <w:szCs w:val="18"/>
      </w:rPr>
      <w:fldChar w:fldCharType="begin"/>
    </w:r>
    <w:r w:rsidR="00A20C24" w:rsidRPr="0066712E">
      <w:rPr>
        <w:b w:val="0"/>
        <w:sz w:val="18"/>
        <w:szCs w:val="18"/>
        <w:lang w:val="en-US"/>
      </w:rPr>
      <w:instrText xml:space="preserve"> NUMPAGES   \* MERGEFORMAT </w:instrText>
    </w:r>
    <w:r w:rsidR="00A20C24" w:rsidRPr="0066712E">
      <w:rPr>
        <w:b w:val="0"/>
        <w:sz w:val="18"/>
        <w:szCs w:val="18"/>
      </w:rPr>
      <w:fldChar w:fldCharType="separate"/>
    </w:r>
    <w:r w:rsidR="00A20C24">
      <w:rPr>
        <w:b w:val="0"/>
        <w:noProof/>
        <w:sz w:val="18"/>
        <w:szCs w:val="18"/>
        <w:lang w:val="en-US"/>
      </w:rPr>
      <w:t>18</w:t>
    </w:r>
    <w:r w:rsidR="00A20C24" w:rsidRPr="0066712E">
      <w:rPr>
        <w:b w:val="0"/>
        <w:noProof/>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6E0530" w14:textId="77777777" w:rsidR="00A219A8" w:rsidRDefault="00A219A8" w:rsidP="003E5069">
      <w:r>
        <w:separator/>
      </w:r>
    </w:p>
  </w:footnote>
  <w:footnote w:type="continuationSeparator" w:id="0">
    <w:p w14:paraId="2ED37503" w14:textId="77777777" w:rsidR="00A219A8" w:rsidRDefault="00A219A8" w:rsidP="003E5069">
      <w:r>
        <w:continuationSeparator/>
      </w:r>
    </w:p>
  </w:footnote>
  <w:footnote w:type="continuationNotice" w:id="1">
    <w:p w14:paraId="12E1DA27" w14:textId="77777777" w:rsidR="00A219A8" w:rsidRDefault="00A219A8">
      <w:pPr>
        <w:spacing w:after="0"/>
      </w:pP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8"/>
    <w:multiLevelType w:val="singleLevel"/>
    <w:tmpl w:val="03F059DE"/>
    <w:lvl w:ilvl="0">
      <w:start w:val="1"/>
      <w:numFmt w:val="decimal"/>
      <w:pStyle w:val="ListNumber"/>
      <w:suff w:val="nothing"/>
      <w:lvlText w:val="%1"/>
      <w:lvlJc w:val="left"/>
      <w:pPr>
        <w:ind w:left="360" w:hanging="288"/>
      </w:pPr>
      <w:rPr>
        <w:rFonts w:hint="default"/>
      </w:rPr>
    </w:lvl>
  </w:abstractNum>
  <w:abstractNum w:abstractNumId="1" w15:restartNumberingAfterBreak="0">
    <w:nsid w:val="036601EF"/>
    <w:multiLevelType w:val="hybridMultilevel"/>
    <w:tmpl w:val="DC8A5E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A6D0B"/>
    <w:multiLevelType w:val="hybridMultilevel"/>
    <w:tmpl w:val="4000AA3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2987302"/>
    <w:multiLevelType w:val="multilevel"/>
    <w:tmpl w:val="C2889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C524FD"/>
    <w:multiLevelType w:val="hybridMultilevel"/>
    <w:tmpl w:val="88D607FA"/>
    <w:lvl w:ilvl="0" w:tplc="04090001">
      <w:start w:val="1"/>
      <w:numFmt w:val="bullet"/>
      <w:lvlText w:val=""/>
      <w:lvlJc w:val="left"/>
      <w:pPr>
        <w:ind w:left="1008" w:hanging="360"/>
      </w:pPr>
      <w:rPr>
        <w:rFonts w:ascii="Symbol" w:hAnsi="Symbol" w:hint="default"/>
      </w:rPr>
    </w:lvl>
    <w:lvl w:ilvl="1" w:tplc="04090003">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B3E49FC"/>
    <w:multiLevelType w:val="hybridMultilevel"/>
    <w:tmpl w:val="633A0724"/>
    <w:lvl w:ilvl="0" w:tplc="499AE7B6">
      <w:start w:val="1"/>
      <w:numFmt w:val="bullet"/>
      <w:lvlText w:val=""/>
      <w:lvlJc w:val="left"/>
      <w:pPr>
        <w:ind w:left="1008" w:hanging="360"/>
      </w:pPr>
      <w:rPr>
        <w:rFonts w:ascii="Symbol" w:hAnsi="Symbol" w:hint="default"/>
        <w:sz w:val="22"/>
        <w:szCs w:val="22"/>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2F076639"/>
    <w:multiLevelType w:val="multilevel"/>
    <w:tmpl w:val="C5F84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A607DB"/>
    <w:multiLevelType w:val="multilevel"/>
    <w:tmpl w:val="5F3614A2"/>
    <w:lvl w:ilvl="0">
      <w:start w:val="3"/>
      <w:numFmt w:val="decimal"/>
      <w:pStyle w:val="Heading2"/>
      <w:lvlText w:val="%1"/>
      <w:lvlJc w:val="left"/>
      <w:pPr>
        <w:ind w:left="648" w:hanging="360"/>
      </w:pPr>
      <w:rPr>
        <w:rFonts w:hint="default"/>
      </w:rPr>
    </w:lvl>
    <w:lvl w:ilvl="1">
      <w:start w:val="1"/>
      <w:numFmt w:val="decimal"/>
      <w:lvlText w:val="%1.%2"/>
      <w:lvlJc w:val="left"/>
      <w:pPr>
        <w:ind w:left="1728" w:hanging="720"/>
      </w:pPr>
      <w:rPr>
        <w:rFonts w:hint="default"/>
        <w:sz w:val="28"/>
        <w:szCs w:val="28"/>
      </w:rPr>
    </w:lvl>
    <w:lvl w:ilvl="2">
      <w:start w:val="1"/>
      <w:numFmt w:val="decimal"/>
      <w:pStyle w:val="Heading3"/>
      <w:lvlText w:val="9.%2.%3"/>
      <w:lvlJc w:val="left"/>
      <w:pPr>
        <w:ind w:left="2001" w:hanging="720"/>
      </w:pPr>
      <w:rPr>
        <w:rFonts w:hint="default"/>
      </w:rPr>
    </w:lvl>
    <w:lvl w:ilvl="3">
      <w:start w:val="1"/>
      <w:numFmt w:val="decimal"/>
      <w:lvlText w:val="%1.%2.%3.%4"/>
      <w:lvlJc w:val="left"/>
      <w:pPr>
        <w:ind w:left="3528"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328" w:hanging="1440"/>
      </w:pPr>
      <w:rPr>
        <w:rFonts w:hint="default"/>
      </w:rPr>
    </w:lvl>
    <w:lvl w:ilvl="6">
      <w:start w:val="1"/>
      <w:numFmt w:val="decimal"/>
      <w:lvlText w:val="%1.%2.%3.%4.%5.%6.%7"/>
      <w:lvlJc w:val="left"/>
      <w:pPr>
        <w:ind w:left="6408" w:hanging="1800"/>
      </w:pPr>
      <w:rPr>
        <w:rFonts w:hint="default"/>
      </w:rPr>
    </w:lvl>
    <w:lvl w:ilvl="7">
      <w:start w:val="1"/>
      <w:numFmt w:val="decimal"/>
      <w:lvlText w:val="%1.%2.%3.%4.%5.%6.%7.%8"/>
      <w:lvlJc w:val="left"/>
      <w:pPr>
        <w:ind w:left="7128" w:hanging="1800"/>
      </w:pPr>
      <w:rPr>
        <w:rFonts w:hint="default"/>
      </w:rPr>
    </w:lvl>
    <w:lvl w:ilvl="8">
      <w:start w:val="1"/>
      <w:numFmt w:val="decimal"/>
      <w:lvlText w:val="%1.%2.%3.%4.%5.%6.%7.%8.%9"/>
      <w:lvlJc w:val="left"/>
      <w:pPr>
        <w:ind w:left="8208" w:hanging="2160"/>
      </w:pPr>
      <w:rPr>
        <w:rFonts w:hint="default"/>
      </w:rPr>
    </w:lvl>
  </w:abstractNum>
  <w:abstractNum w:abstractNumId="8" w15:restartNumberingAfterBreak="0">
    <w:nsid w:val="3BEF7B61"/>
    <w:multiLevelType w:val="multilevel"/>
    <w:tmpl w:val="F9DE3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F13211"/>
    <w:multiLevelType w:val="hybridMultilevel"/>
    <w:tmpl w:val="021E7FC6"/>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676552B4"/>
    <w:multiLevelType w:val="multilevel"/>
    <w:tmpl w:val="5C906C24"/>
    <w:lvl w:ilvl="0">
      <w:start w:val="1"/>
      <w:numFmt w:val="decimal"/>
      <w:pStyle w:val="Heading1"/>
      <w:lvlText w:val="%1"/>
      <w:lvlJc w:val="left"/>
      <w:pPr>
        <w:ind w:left="435" w:hanging="435"/>
      </w:pPr>
      <w:rPr>
        <w:rFonts w:hint="default"/>
      </w:rPr>
    </w:lvl>
    <w:lvl w:ilvl="1">
      <w:start w:val="1"/>
      <w:numFmt w:val="decimal"/>
      <w:lvlText w:val="%1.%2"/>
      <w:lvlJc w:val="left"/>
      <w:pPr>
        <w:ind w:left="864" w:hanging="576"/>
      </w:pPr>
      <w:rPr>
        <w:rFonts w:hint="default"/>
        <w:color w:val="D6615C" w:themeColor="accent1"/>
      </w:rPr>
    </w:lvl>
    <w:lvl w:ilvl="2">
      <w:start w:val="1"/>
      <w:numFmt w:val="decimal"/>
      <w:lvlText w:val="%1.%2.%3"/>
      <w:lvlJc w:val="left"/>
      <w:pPr>
        <w:ind w:left="2160" w:hanging="720"/>
      </w:pPr>
      <w:rPr>
        <w:rFonts w:hint="default"/>
        <w:sz w:val="24"/>
        <w:szCs w:val="24"/>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1" w15:restartNumberingAfterBreak="0">
    <w:nsid w:val="751E6092"/>
    <w:multiLevelType w:val="hybridMultilevel"/>
    <w:tmpl w:val="2BD8615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num w:numId="1" w16cid:durableId="1510631650">
    <w:abstractNumId w:val="7"/>
  </w:num>
  <w:num w:numId="2" w16cid:durableId="877203287">
    <w:abstractNumId w:val="10"/>
  </w:num>
  <w:num w:numId="3" w16cid:durableId="197932949">
    <w:abstractNumId w:val="0"/>
  </w:num>
  <w:num w:numId="4" w16cid:durableId="708915413">
    <w:abstractNumId w:val="5"/>
  </w:num>
  <w:num w:numId="5" w16cid:durableId="1789619219">
    <w:abstractNumId w:val="11"/>
  </w:num>
  <w:num w:numId="6" w16cid:durableId="410079924">
    <w:abstractNumId w:val="2"/>
  </w:num>
  <w:num w:numId="7" w16cid:durableId="213977829">
    <w:abstractNumId w:val="4"/>
  </w:num>
  <w:num w:numId="8" w16cid:durableId="2087413132">
    <w:abstractNumId w:val="1"/>
  </w:num>
  <w:num w:numId="9" w16cid:durableId="1147553944">
    <w:abstractNumId w:val="9"/>
  </w:num>
  <w:num w:numId="10" w16cid:durableId="1998921738">
    <w:abstractNumId w:val="6"/>
  </w:num>
  <w:num w:numId="11" w16cid:durableId="1040131671">
    <w:abstractNumId w:val="3"/>
  </w:num>
  <w:num w:numId="12" w16cid:durableId="1134299864">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grammar="clean"/>
  <w:attachedTemplate r:id="rId1"/>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8C0"/>
    <w:rsid w:val="000002E2"/>
    <w:rsid w:val="000003E1"/>
    <w:rsid w:val="0000176E"/>
    <w:rsid w:val="00001941"/>
    <w:rsid w:val="00001B9B"/>
    <w:rsid w:val="00002280"/>
    <w:rsid w:val="00002403"/>
    <w:rsid w:val="00002831"/>
    <w:rsid w:val="0000296B"/>
    <w:rsid w:val="00003358"/>
    <w:rsid w:val="00003611"/>
    <w:rsid w:val="00003B58"/>
    <w:rsid w:val="00003DC5"/>
    <w:rsid w:val="0000516B"/>
    <w:rsid w:val="00005612"/>
    <w:rsid w:val="0000575F"/>
    <w:rsid w:val="00005FD6"/>
    <w:rsid w:val="00006670"/>
    <w:rsid w:val="00006EFB"/>
    <w:rsid w:val="0000714D"/>
    <w:rsid w:val="00007F65"/>
    <w:rsid w:val="000102CF"/>
    <w:rsid w:val="00010C09"/>
    <w:rsid w:val="00011356"/>
    <w:rsid w:val="00011C08"/>
    <w:rsid w:val="00012332"/>
    <w:rsid w:val="00012618"/>
    <w:rsid w:val="000126F7"/>
    <w:rsid w:val="0001292C"/>
    <w:rsid w:val="00012B77"/>
    <w:rsid w:val="00012C0F"/>
    <w:rsid w:val="000142E4"/>
    <w:rsid w:val="0001430A"/>
    <w:rsid w:val="00014BE4"/>
    <w:rsid w:val="000159F7"/>
    <w:rsid w:val="0001654C"/>
    <w:rsid w:val="00016570"/>
    <w:rsid w:val="00016E44"/>
    <w:rsid w:val="00017502"/>
    <w:rsid w:val="000177DA"/>
    <w:rsid w:val="000200AA"/>
    <w:rsid w:val="00020642"/>
    <w:rsid w:val="00020E6C"/>
    <w:rsid w:val="000214F8"/>
    <w:rsid w:val="000217A4"/>
    <w:rsid w:val="0002187A"/>
    <w:rsid w:val="0002203F"/>
    <w:rsid w:val="000221B4"/>
    <w:rsid w:val="000230E8"/>
    <w:rsid w:val="00023D9C"/>
    <w:rsid w:val="000242B0"/>
    <w:rsid w:val="000248B3"/>
    <w:rsid w:val="00024ADC"/>
    <w:rsid w:val="00025497"/>
    <w:rsid w:val="0002564E"/>
    <w:rsid w:val="000259EE"/>
    <w:rsid w:val="00025A8E"/>
    <w:rsid w:val="00025A9D"/>
    <w:rsid w:val="00025FB1"/>
    <w:rsid w:val="00027A00"/>
    <w:rsid w:val="00027A79"/>
    <w:rsid w:val="00027BDF"/>
    <w:rsid w:val="00027C9C"/>
    <w:rsid w:val="00030945"/>
    <w:rsid w:val="00031045"/>
    <w:rsid w:val="00031378"/>
    <w:rsid w:val="000315EC"/>
    <w:rsid w:val="0003196C"/>
    <w:rsid w:val="00031B1A"/>
    <w:rsid w:val="00031B7E"/>
    <w:rsid w:val="00031C99"/>
    <w:rsid w:val="00031FC7"/>
    <w:rsid w:val="0003295C"/>
    <w:rsid w:val="00033BE4"/>
    <w:rsid w:val="00034441"/>
    <w:rsid w:val="0003448B"/>
    <w:rsid w:val="00034DB0"/>
    <w:rsid w:val="0003506E"/>
    <w:rsid w:val="0003542D"/>
    <w:rsid w:val="00035BF8"/>
    <w:rsid w:val="00036C98"/>
    <w:rsid w:val="000373B0"/>
    <w:rsid w:val="00037565"/>
    <w:rsid w:val="00037755"/>
    <w:rsid w:val="00037E53"/>
    <w:rsid w:val="000406D4"/>
    <w:rsid w:val="0004086E"/>
    <w:rsid w:val="00040D41"/>
    <w:rsid w:val="0004109C"/>
    <w:rsid w:val="000413FB"/>
    <w:rsid w:val="000423EF"/>
    <w:rsid w:val="00042E83"/>
    <w:rsid w:val="000435A2"/>
    <w:rsid w:val="000435E3"/>
    <w:rsid w:val="000436F6"/>
    <w:rsid w:val="0004372C"/>
    <w:rsid w:val="00043E83"/>
    <w:rsid w:val="00044401"/>
    <w:rsid w:val="00044BA3"/>
    <w:rsid w:val="00044EBF"/>
    <w:rsid w:val="00044F18"/>
    <w:rsid w:val="000453CB"/>
    <w:rsid w:val="00045A35"/>
    <w:rsid w:val="00045A7A"/>
    <w:rsid w:val="000468A1"/>
    <w:rsid w:val="00046F21"/>
    <w:rsid w:val="000476F5"/>
    <w:rsid w:val="00050401"/>
    <w:rsid w:val="00051114"/>
    <w:rsid w:val="00051627"/>
    <w:rsid w:val="00051DD3"/>
    <w:rsid w:val="00053780"/>
    <w:rsid w:val="00053831"/>
    <w:rsid w:val="00053B48"/>
    <w:rsid w:val="000541C5"/>
    <w:rsid w:val="00054474"/>
    <w:rsid w:val="00054BEE"/>
    <w:rsid w:val="00054FFE"/>
    <w:rsid w:val="00055AAB"/>
    <w:rsid w:val="00055D32"/>
    <w:rsid w:val="0005771F"/>
    <w:rsid w:val="00057EA0"/>
    <w:rsid w:val="00057FE5"/>
    <w:rsid w:val="0006135B"/>
    <w:rsid w:val="000614ED"/>
    <w:rsid w:val="00061C87"/>
    <w:rsid w:val="00062383"/>
    <w:rsid w:val="0006384A"/>
    <w:rsid w:val="00063A92"/>
    <w:rsid w:val="00063D28"/>
    <w:rsid w:val="00064210"/>
    <w:rsid w:val="000643D6"/>
    <w:rsid w:val="000646A3"/>
    <w:rsid w:val="000646C3"/>
    <w:rsid w:val="000649CB"/>
    <w:rsid w:val="00064C8E"/>
    <w:rsid w:val="0006572B"/>
    <w:rsid w:val="0006583E"/>
    <w:rsid w:val="00066366"/>
    <w:rsid w:val="00067689"/>
    <w:rsid w:val="0006786F"/>
    <w:rsid w:val="00067A30"/>
    <w:rsid w:val="00067A68"/>
    <w:rsid w:val="000701B8"/>
    <w:rsid w:val="00070434"/>
    <w:rsid w:val="000706E6"/>
    <w:rsid w:val="000707C9"/>
    <w:rsid w:val="00070B50"/>
    <w:rsid w:val="00070BA9"/>
    <w:rsid w:val="00070C19"/>
    <w:rsid w:val="00070E4B"/>
    <w:rsid w:val="0007170B"/>
    <w:rsid w:val="00071C16"/>
    <w:rsid w:val="00071C3F"/>
    <w:rsid w:val="00071FBB"/>
    <w:rsid w:val="00072575"/>
    <w:rsid w:val="000727CC"/>
    <w:rsid w:val="00073778"/>
    <w:rsid w:val="00073850"/>
    <w:rsid w:val="00073AC3"/>
    <w:rsid w:val="00074321"/>
    <w:rsid w:val="00074AA1"/>
    <w:rsid w:val="00074B66"/>
    <w:rsid w:val="00074E51"/>
    <w:rsid w:val="00075616"/>
    <w:rsid w:val="00075765"/>
    <w:rsid w:val="00075B00"/>
    <w:rsid w:val="00075C49"/>
    <w:rsid w:val="00076EC3"/>
    <w:rsid w:val="000771A4"/>
    <w:rsid w:val="00077426"/>
    <w:rsid w:val="00077675"/>
    <w:rsid w:val="00077789"/>
    <w:rsid w:val="00077B2F"/>
    <w:rsid w:val="000801F4"/>
    <w:rsid w:val="000806D3"/>
    <w:rsid w:val="00080721"/>
    <w:rsid w:val="000809CF"/>
    <w:rsid w:val="0008126D"/>
    <w:rsid w:val="00081466"/>
    <w:rsid w:val="00081503"/>
    <w:rsid w:val="00081BF8"/>
    <w:rsid w:val="0008225E"/>
    <w:rsid w:val="000823EC"/>
    <w:rsid w:val="000824DE"/>
    <w:rsid w:val="0008253A"/>
    <w:rsid w:val="00082889"/>
    <w:rsid w:val="00082955"/>
    <w:rsid w:val="000829C2"/>
    <w:rsid w:val="00082A80"/>
    <w:rsid w:val="00082DDA"/>
    <w:rsid w:val="000837F5"/>
    <w:rsid w:val="0008389D"/>
    <w:rsid w:val="00083DAE"/>
    <w:rsid w:val="00084112"/>
    <w:rsid w:val="00084350"/>
    <w:rsid w:val="00084593"/>
    <w:rsid w:val="00084642"/>
    <w:rsid w:val="0008467D"/>
    <w:rsid w:val="000848AC"/>
    <w:rsid w:val="00084BF9"/>
    <w:rsid w:val="00085666"/>
    <w:rsid w:val="00085713"/>
    <w:rsid w:val="000858DA"/>
    <w:rsid w:val="00085B37"/>
    <w:rsid w:val="00085BEF"/>
    <w:rsid w:val="00085C17"/>
    <w:rsid w:val="00085C49"/>
    <w:rsid w:val="000868E1"/>
    <w:rsid w:val="00087392"/>
    <w:rsid w:val="000908DF"/>
    <w:rsid w:val="000909D6"/>
    <w:rsid w:val="000918BA"/>
    <w:rsid w:val="000925C8"/>
    <w:rsid w:val="00092875"/>
    <w:rsid w:val="0009301B"/>
    <w:rsid w:val="0009375C"/>
    <w:rsid w:val="000937A7"/>
    <w:rsid w:val="00094D7C"/>
    <w:rsid w:val="00094E63"/>
    <w:rsid w:val="000954C1"/>
    <w:rsid w:val="00095FC9"/>
    <w:rsid w:val="000962A3"/>
    <w:rsid w:val="00096502"/>
    <w:rsid w:val="0009671E"/>
    <w:rsid w:val="00097022"/>
    <w:rsid w:val="00097277"/>
    <w:rsid w:val="00097BF9"/>
    <w:rsid w:val="000A0FCF"/>
    <w:rsid w:val="000A1780"/>
    <w:rsid w:val="000A1F61"/>
    <w:rsid w:val="000A1F8E"/>
    <w:rsid w:val="000A1FF9"/>
    <w:rsid w:val="000A2B76"/>
    <w:rsid w:val="000A2B77"/>
    <w:rsid w:val="000A3252"/>
    <w:rsid w:val="000A36DC"/>
    <w:rsid w:val="000A4621"/>
    <w:rsid w:val="000A4896"/>
    <w:rsid w:val="000A52D9"/>
    <w:rsid w:val="000A685C"/>
    <w:rsid w:val="000A6FF2"/>
    <w:rsid w:val="000A78D8"/>
    <w:rsid w:val="000B0674"/>
    <w:rsid w:val="000B1336"/>
    <w:rsid w:val="000B1CE3"/>
    <w:rsid w:val="000B2319"/>
    <w:rsid w:val="000B2457"/>
    <w:rsid w:val="000B2DC3"/>
    <w:rsid w:val="000B345C"/>
    <w:rsid w:val="000B35E0"/>
    <w:rsid w:val="000B3881"/>
    <w:rsid w:val="000B4A75"/>
    <w:rsid w:val="000B52ED"/>
    <w:rsid w:val="000B5487"/>
    <w:rsid w:val="000B5B89"/>
    <w:rsid w:val="000B5E05"/>
    <w:rsid w:val="000B670C"/>
    <w:rsid w:val="000B6E0D"/>
    <w:rsid w:val="000B6E2C"/>
    <w:rsid w:val="000B7489"/>
    <w:rsid w:val="000B77AF"/>
    <w:rsid w:val="000B78D9"/>
    <w:rsid w:val="000B7C78"/>
    <w:rsid w:val="000B7D2F"/>
    <w:rsid w:val="000B7ED0"/>
    <w:rsid w:val="000C0E24"/>
    <w:rsid w:val="000C0FC1"/>
    <w:rsid w:val="000C163C"/>
    <w:rsid w:val="000C1EF6"/>
    <w:rsid w:val="000C2384"/>
    <w:rsid w:val="000C299D"/>
    <w:rsid w:val="000C30EB"/>
    <w:rsid w:val="000C33C7"/>
    <w:rsid w:val="000C33F7"/>
    <w:rsid w:val="000C38E1"/>
    <w:rsid w:val="000C3A3B"/>
    <w:rsid w:val="000C3F38"/>
    <w:rsid w:val="000C4045"/>
    <w:rsid w:val="000C421C"/>
    <w:rsid w:val="000C484A"/>
    <w:rsid w:val="000C4D33"/>
    <w:rsid w:val="000C4FDB"/>
    <w:rsid w:val="000C570B"/>
    <w:rsid w:val="000C5B07"/>
    <w:rsid w:val="000C5EBC"/>
    <w:rsid w:val="000C62FC"/>
    <w:rsid w:val="000C643F"/>
    <w:rsid w:val="000C6D2A"/>
    <w:rsid w:val="000C7508"/>
    <w:rsid w:val="000C79A0"/>
    <w:rsid w:val="000D0075"/>
    <w:rsid w:val="000D0536"/>
    <w:rsid w:val="000D058E"/>
    <w:rsid w:val="000D1421"/>
    <w:rsid w:val="000D1CCA"/>
    <w:rsid w:val="000D21E5"/>
    <w:rsid w:val="000D266B"/>
    <w:rsid w:val="000D2826"/>
    <w:rsid w:val="000D2B82"/>
    <w:rsid w:val="000D2C27"/>
    <w:rsid w:val="000D2FDE"/>
    <w:rsid w:val="000D3163"/>
    <w:rsid w:val="000D36B6"/>
    <w:rsid w:val="000D36D9"/>
    <w:rsid w:val="000D4C18"/>
    <w:rsid w:val="000D4E3A"/>
    <w:rsid w:val="000D59D3"/>
    <w:rsid w:val="000D5DC7"/>
    <w:rsid w:val="000D6D0A"/>
    <w:rsid w:val="000D7291"/>
    <w:rsid w:val="000D72F7"/>
    <w:rsid w:val="000D743B"/>
    <w:rsid w:val="000D7519"/>
    <w:rsid w:val="000D7533"/>
    <w:rsid w:val="000D76F3"/>
    <w:rsid w:val="000D7DEF"/>
    <w:rsid w:val="000E0168"/>
    <w:rsid w:val="000E0269"/>
    <w:rsid w:val="000E0AE2"/>
    <w:rsid w:val="000E13EB"/>
    <w:rsid w:val="000E1ED6"/>
    <w:rsid w:val="000E214C"/>
    <w:rsid w:val="000E2254"/>
    <w:rsid w:val="000E23AB"/>
    <w:rsid w:val="000E2494"/>
    <w:rsid w:val="000E255A"/>
    <w:rsid w:val="000E2854"/>
    <w:rsid w:val="000E31DF"/>
    <w:rsid w:val="000E3F51"/>
    <w:rsid w:val="000E3F5F"/>
    <w:rsid w:val="000E43DD"/>
    <w:rsid w:val="000E4934"/>
    <w:rsid w:val="000E4EF6"/>
    <w:rsid w:val="000E4F86"/>
    <w:rsid w:val="000E5497"/>
    <w:rsid w:val="000E5829"/>
    <w:rsid w:val="000E608E"/>
    <w:rsid w:val="000E67B5"/>
    <w:rsid w:val="000E7166"/>
    <w:rsid w:val="000E7309"/>
    <w:rsid w:val="000E7496"/>
    <w:rsid w:val="000E7816"/>
    <w:rsid w:val="000E7FA7"/>
    <w:rsid w:val="000F0BDE"/>
    <w:rsid w:val="000F0C97"/>
    <w:rsid w:val="000F0DF6"/>
    <w:rsid w:val="000F15F6"/>
    <w:rsid w:val="000F20B2"/>
    <w:rsid w:val="000F27CD"/>
    <w:rsid w:val="000F28DC"/>
    <w:rsid w:val="000F2973"/>
    <w:rsid w:val="000F344D"/>
    <w:rsid w:val="000F445D"/>
    <w:rsid w:val="000F51DC"/>
    <w:rsid w:val="000F57DA"/>
    <w:rsid w:val="000F660F"/>
    <w:rsid w:val="000F7B27"/>
    <w:rsid w:val="000F7CE8"/>
    <w:rsid w:val="001001A6"/>
    <w:rsid w:val="00100529"/>
    <w:rsid w:val="00100F69"/>
    <w:rsid w:val="0010109C"/>
    <w:rsid w:val="00101392"/>
    <w:rsid w:val="001020D1"/>
    <w:rsid w:val="00102ECF"/>
    <w:rsid w:val="0010340D"/>
    <w:rsid w:val="0010360D"/>
    <w:rsid w:val="00104ADD"/>
    <w:rsid w:val="00105100"/>
    <w:rsid w:val="00105196"/>
    <w:rsid w:val="0010596C"/>
    <w:rsid w:val="00105E62"/>
    <w:rsid w:val="00105F66"/>
    <w:rsid w:val="00106498"/>
    <w:rsid w:val="00106CC3"/>
    <w:rsid w:val="00106F56"/>
    <w:rsid w:val="0010701F"/>
    <w:rsid w:val="001071C2"/>
    <w:rsid w:val="00107AE3"/>
    <w:rsid w:val="0011056F"/>
    <w:rsid w:val="001109C7"/>
    <w:rsid w:val="00110BF9"/>
    <w:rsid w:val="00110D8D"/>
    <w:rsid w:val="00110DD6"/>
    <w:rsid w:val="001111A2"/>
    <w:rsid w:val="001115C6"/>
    <w:rsid w:val="00111ADC"/>
    <w:rsid w:val="00111E66"/>
    <w:rsid w:val="00112394"/>
    <w:rsid w:val="00112448"/>
    <w:rsid w:val="00112476"/>
    <w:rsid w:val="00113146"/>
    <w:rsid w:val="00113183"/>
    <w:rsid w:val="001132D9"/>
    <w:rsid w:val="0011360C"/>
    <w:rsid w:val="0011362D"/>
    <w:rsid w:val="001139DF"/>
    <w:rsid w:val="00114305"/>
    <w:rsid w:val="0011437C"/>
    <w:rsid w:val="00114F42"/>
    <w:rsid w:val="0011528E"/>
    <w:rsid w:val="00116014"/>
    <w:rsid w:val="0011677D"/>
    <w:rsid w:val="001170FC"/>
    <w:rsid w:val="001171B7"/>
    <w:rsid w:val="001171C8"/>
    <w:rsid w:val="001174AE"/>
    <w:rsid w:val="001174D4"/>
    <w:rsid w:val="00117920"/>
    <w:rsid w:val="001200FE"/>
    <w:rsid w:val="00120433"/>
    <w:rsid w:val="00120491"/>
    <w:rsid w:val="00120F68"/>
    <w:rsid w:val="001211C2"/>
    <w:rsid w:val="0012181B"/>
    <w:rsid w:val="00121B62"/>
    <w:rsid w:val="00122417"/>
    <w:rsid w:val="00122B6E"/>
    <w:rsid w:val="00122D08"/>
    <w:rsid w:val="001237B3"/>
    <w:rsid w:val="00123C3C"/>
    <w:rsid w:val="00123EE7"/>
    <w:rsid w:val="00123F93"/>
    <w:rsid w:val="001243C7"/>
    <w:rsid w:val="00124875"/>
    <w:rsid w:val="001249FC"/>
    <w:rsid w:val="001251A3"/>
    <w:rsid w:val="0012554D"/>
    <w:rsid w:val="00125961"/>
    <w:rsid w:val="00126788"/>
    <w:rsid w:val="00126854"/>
    <w:rsid w:val="00127B85"/>
    <w:rsid w:val="00127C4F"/>
    <w:rsid w:val="00127DCF"/>
    <w:rsid w:val="00130DD7"/>
    <w:rsid w:val="00130E36"/>
    <w:rsid w:val="001310C3"/>
    <w:rsid w:val="00131C2A"/>
    <w:rsid w:val="001327D1"/>
    <w:rsid w:val="00132DDF"/>
    <w:rsid w:val="00132F0E"/>
    <w:rsid w:val="001333AA"/>
    <w:rsid w:val="00133474"/>
    <w:rsid w:val="0013397D"/>
    <w:rsid w:val="00134AD9"/>
    <w:rsid w:val="00135559"/>
    <w:rsid w:val="00135C98"/>
    <w:rsid w:val="001360EF"/>
    <w:rsid w:val="00136354"/>
    <w:rsid w:val="00137308"/>
    <w:rsid w:val="001374EF"/>
    <w:rsid w:val="00140F9D"/>
    <w:rsid w:val="00141133"/>
    <w:rsid w:val="00141626"/>
    <w:rsid w:val="001417EC"/>
    <w:rsid w:val="00141A5A"/>
    <w:rsid w:val="00141C1C"/>
    <w:rsid w:val="001423A1"/>
    <w:rsid w:val="00142431"/>
    <w:rsid w:val="00142E54"/>
    <w:rsid w:val="00142F2F"/>
    <w:rsid w:val="0014329D"/>
    <w:rsid w:val="00143C3E"/>
    <w:rsid w:val="00144210"/>
    <w:rsid w:val="00144BF7"/>
    <w:rsid w:val="00145814"/>
    <w:rsid w:val="0014603D"/>
    <w:rsid w:val="00147348"/>
    <w:rsid w:val="00147FB4"/>
    <w:rsid w:val="00150317"/>
    <w:rsid w:val="00150977"/>
    <w:rsid w:val="00150A96"/>
    <w:rsid w:val="00150B04"/>
    <w:rsid w:val="00150B93"/>
    <w:rsid w:val="00150D12"/>
    <w:rsid w:val="00151FAE"/>
    <w:rsid w:val="00152DC1"/>
    <w:rsid w:val="00152E08"/>
    <w:rsid w:val="00152F34"/>
    <w:rsid w:val="00153594"/>
    <w:rsid w:val="001536F0"/>
    <w:rsid w:val="00153DDC"/>
    <w:rsid w:val="001545F9"/>
    <w:rsid w:val="001546F1"/>
    <w:rsid w:val="001548B3"/>
    <w:rsid w:val="00155194"/>
    <w:rsid w:val="00155344"/>
    <w:rsid w:val="00155F26"/>
    <w:rsid w:val="00156758"/>
    <w:rsid w:val="001568CC"/>
    <w:rsid w:val="0015754E"/>
    <w:rsid w:val="00157B32"/>
    <w:rsid w:val="00157BC2"/>
    <w:rsid w:val="00157F05"/>
    <w:rsid w:val="00160147"/>
    <w:rsid w:val="0016041F"/>
    <w:rsid w:val="00160DDB"/>
    <w:rsid w:val="00160F64"/>
    <w:rsid w:val="001614DC"/>
    <w:rsid w:val="001620EF"/>
    <w:rsid w:val="001621FF"/>
    <w:rsid w:val="00162987"/>
    <w:rsid w:val="00162AC0"/>
    <w:rsid w:val="00162ADF"/>
    <w:rsid w:val="00162DE5"/>
    <w:rsid w:val="00162E46"/>
    <w:rsid w:val="00162E73"/>
    <w:rsid w:val="0016309E"/>
    <w:rsid w:val="00163193"/>
    <w:rsid w:val="00163885"/>
    <w:rsid w:val="00163C59"/>
    <w:rsid w:val="00163CC9"/>
    <w:rsid w:val="00164FB2"/>
    <w:rsid w:val="0016568B"/>
    <w:rsid w:val="00165A18"/>
    <w:rsid w:val="00165C12"/>
    <w:rsid w:val="00165FC5"/>
    <w:rsid w:val="001660DB"/>
    <w:rsid w:val="001661C4"/>
    <w:rsid w:val="00166487"/>
    <w:rsid w:val="0016676F"/>
    <w:rsid w:val="00166EAA"/>
    <w:rsid w:val="00167ACB"/>
    <w:rsid w:val="0017000F"/>
    <w:rsid w:val="0017014C"/>
    <w:rsid w:val="0017022F"/>
    <w:rsid w:val="001702DA"/>
    <w:rsid w:val="00170A8B"/>
    <w:rsid w:val="00170D11"/>
    <w:rsid w:val="00170F33"/>
    <w:rsid w:val="001718E2"/>
    <w:rsid w:val="00171C28"/>
    <w:rsid w:val="001721CA"/>
    <w:rsid w:val="00173AC3"/>
    <w:rsid w:val="00173E8C"/>
    <w:rsid w:val="001742A0"/>
    <w:rsid w:val="00174312"/>
    <w:rsid w:val="001743A8"/>
    <w:rsid w:val="0017491F"/>
    <w:rsid w:val="00174B00"/>
    <w:rsid w:val="001754D0"/>
    <w:rsid w:val="001756A3"/>
    <w:rsid w:val="00175CBF"/>
    <w:rsid w:val="00175D04"/>
    <w:rsid w:val="0017642A"/>
    <w:rsid w:val="0017718C"/>
    <w:rsid w:val="00177873"/>
    <w:rsid w:val="00177E5A"/>
    <w:rsid w:val="001804F7"/>
    <w:rsid w:val="001806A8"/>
    <w:rsid w:val="00180935"/>
    <w:rsid w:val="00180ECC"/>
    <w:rsid w:val="0018164A"/>
    <w:rsid w:val="00182326"/>
    <w:rsid w:val="0018232C"/>
    <w:rsid w:val="00182A62"/>
    <w:rsid w:val="00182AC6"/>
    <w:rsid w:val="00182D4B"/>
    <w:rsid w:val="0018307E"/>
    <w:rsid w:val="0018326A"/>
    <w:rsid w:val="00183B66"/>
    <w:rsid w:val="00183B8C"/>
    <w:rsid w:val="00183D4E"/>
    <w:rsid w:val="00183E0B"/>
    <w:rsid w:val="0018400E"/>
    <w:rsid w:val="0018409C"/>
    <w:rsid w:val="00184DA4"/>
    <w:rsid w:val="00184F65"/>
    <w:rsid w:val="00185386"/>
    <w:rsid w:val="001855CD"/>
    <w:rsid w:val="001858D2"/>
    <w:rsid w:val="0018597A"/>
    <w:rsid w:val="00186253"/>
    <w:rsid w:val="00186306"/>
    <w:rsid w:val="00186781"/>
    <w:rsid w:val="00187857"/>
    <w:rsid w:val="00187B45"/>
    <w:rsid w:val="00187E2F"/>
    <w:rsid w:val="00187F57"/>
    <w:rsid w:val="001906A8"/>
    <w:rsid w:val="001907E0"/>
    <w:rsid w:val="00190BE7"/>
    <w:rsid w:val="001911D4"/>
    <w:rsid w:val="001918EA"/>
    <w:rsid w:val="00191B5A"/>
    <w:rsid w:val="00192515"/>
    <w:rsid w:val="00192E9C"/>
    <w:rsid w:val="00193706"/>
    <w:rsid w:val="001939BB"/>
    <w:rsid w:val="00194D98"/>
    <w:rsid w:val="00195682"/>
    <w:rsid w:val="00195940"/>
    <w:rsid w:val="00195994"/>
    <w:rsid w:val="00195AE0"/>
    <w:rsid w:val="00195C37"/>
    <w:rsid w:val="00195C3F"/>
    <w:rsid w:val="00195CAF"/>
    <w:rsid w:val="00196527"/>
    <w:rsid w:val="0019723E"/>
    <w:rsid w:val="00197BA1"/>
    <w:rsid w:val="001A0319"/>
    <w:rsid w:val="001A0FCA"/>
    <w:rsid w:val="001A0FF6"/>
    <w:rsid w:val="001A116E"/>
    <w:rsid w:val="001A1180"/>
    <w:rsid w:val="001A150E"/>
    <w:rsid w:val="001A15F3"/>
    <w:rsid w:val="001A1BB0"/>
    <w:rsid w:val="001A1C7C"/>
    <w:rsid w:val="001A2149"/>
    <w:rsid w:val="001A2168"/>
    <w:rsid w:val="001A299B"/>
    <w:rsid w:val="001A2E6D"/>
    <w:rsid w:val="001A31D3"/>
    <w:rsid w:val="001A3692"/>
    <w:rsid w:val="001A5412"/>
    <w:rsid w:val="001A5D3B"/>
    <w:rsid w:val="001A5F17"/>
    <w:rsid w:val="001A64D9"/>
    <w:rsid w:val="001A663D"/>
    <w:rsid w:val="001A67AF"/>
    <w:rsid w:val="001A6B2E"/>
    <w:rsid w:val="001A6D1D"/>
    <w:rsid w:val="001A7FE7"/>
    <w:rsid w:val="001B07E2"/>
    <w:rsid w:val="001B09AC"/>
    <w:rsid w:val="001B0A07"/>
    <w:rsid w:val="001B1356"/>
    <w:rsid w:val="001B2007"/>
    <w:rsid w:val="001B261B"/>
    <w:rsid w:val="001B278A"/>
    <w:rsid w:val="001B27B8"/>
    <w:rsid w:val="001B2953"/>
    <w:rsid w:val="001B2DCC"/>
    <w:rsid w:val="001B31AE"/>
    <w:rsid w:val="001B3587"/>
    <w:rsid w:val="001B3858"/>
    <w:rsid w:val="001B3894"/>
    <w:rsid w:val="001B436A"/>
    <w:rsid w:val="001B444E"/>
    <w:rsid w:val="001B4740"/>
    <w:rsid w:val="001B520C"/>
    <w:rsid w:val="001B5277"/>
    <w:rsid w:val="001B55D2"/>
    <w:rsid w:val="001B7031"/>
    <w:rsid w:val="001B758D"/>
    <w:rsid w:val="001B7743"/>
    <w:rsid w:val="001B7961"/>
    <w:rsid w:val="001B79D1"/>
    <w:rsid w:val="001B7B68"/>
    <w:rsid w:val="001C0476"/>
    <w:rsid w:val="001C1AAA"/>
    <w:rsid w:val="001C3CB0"/>
    <w:rsid w:val="001C4262"/>
    <w:rsid w:val="001C44AD"/>
    <w:rsid w:val="001C4825"/>
    <w:rsid w:val="001C4851"/>
    <w:rsid w:val="001C5577"/>
    <w:rsid w:val="001C5B87"/>
    <w:rsid w:val="001C5D27"/>
    <w:rsid w:val="001C5E18"/>
    <w:rsid w:val="001C606C"/>
    <w:rsid w:val="001C63D5"/>
    <w:rsid w:val="001C6695"/>
    <w:rsid w:val="001C68FD"/>
    <w:rsid w:val="001C69D0"/>
    <w:rsid w:val="001C6B5F"/>
    <w:rsid w:val="001D01C8"/>
    <w:rsid w:val="001D0318"/>
    <w:rsid w:val="001D0D31"/>
    <w:rsid w:val="001D13F8"/>
    <w:rsid w:val="001D1808"/>
    <w:rsid w:val="001D3D90"/>
    <w:rsid w:val="001D3F84"/>
    <w:rsid w:val="001D4B38"/>
    <w:rsid w:val="001D57A4"/>
    <w:rsid w:val="001D57BC"/>
    <w:rsid w:val="001D6AAB"/>
    <w:rsid w:val="001D7F9A"/>
    <w:rsid w:val="001E08D3"/>
    <w:rsid w:val="001E1004"/>
    <w:rsid w:val="001E2369"/>
    <w:rsid w:val="001E255C"/>
    <w:rsid w:val="001E2DE7"/>
    <w:rsid w:val="001E40CE"/>
    <w:rsid w:val="001E452D"/>
    <w:rsid w:val="001E4539"/>
    <w:rsid w:val="001E4D06"/>
    <w:rsid w:val="001E56A6"/>
    <w:rsid w:val="001E6355"/>
    <w:rsid w:val="001E66A2"/>
    <w:rsid w:val="001E6C4A"/>
    <w:rsid w:val="001E790B"/>
    <w:rsid w:val="001F068A"/>
    <w:rsid w:val="001F091D"/>
    <w:rsid w:val="001F0E23"/>
    <w:rsid w:val="001F0E2A"/>
    <w:rsid w:val="001F1277"/>
    <w:rsid w:val="001F1B1D"/>
    <w:rsid w:val="001F1C38"/>
    <w:rsid w:val="001F1F10"/>
    <w:rsid w:val="001F258E"/>
    <w:rsid w:val="001F2A0D"/>
    <w:rsid w:val="001F2A97"/>
    <w:rsid w:val="001F2B13"/>
    <w:rsid w:val="001F35F9"/>
    <w:rsid w:val="001F37F3"/>
    <w:rsid w:val="001F39EB"/>
    <w:rsid w:val="001F3F05"/>
    <w:rsid w:val="001F4593"/>
    <w:rsid w:val="001F48A1"/>
    <w:rsid w:val="001F4E0B"/>
    <w:rsid w:val="001F50F4"/>
    <w:rsid w:val="001F538E"/>
    <w:rsid w:val="001F5485"/>
    <w:rsid w:val="001F56D6"/>
    <w:rsid w:val="001F5908"/>
    <w:rsid w:val="001F5B2F"/>
    <w:rsid w:val="001F5BC9"/>
    <w:rsid w:val="001F62B3"/>
    <w:rsid w:val="001F675B"/>
    <w:rsid w:val="001F70EE"/>
    <w:rsid w:val="001F716B"/>
    <w:rsid w:val="001F73E6"/>
    <w:rsid w:val="001F7C3D"/>
    <w:rsid w:val="00200CF5"/>
    <w:rsid w:val="0020255E"/>
    <w:rsid w:val="0020258C"/>
    <w:rsid w:val="00202B2B"/>
    <w:rsid w:val="00202C6C"/>
    <w:rsid w:val="002033B4"/>
    <w:rsid w:val="0020351F"/>
    <w:rsid w:val="002039EC"/>
    <w:rsid w:val="00203E71"/>
    <w:rsid w:val="002044D1"/>
    <w:rsid w:val="00204569"/>
    <w:rsid w:val="002045BE"/>
    <w:rsid w:val="0020476A"/>
    <w:rsid w:val="002047EF"/>
    <w:rsid w:val="0020491A"/>
    <w:rsid w:val="002049B4"/>
    <w:rsid w:val="00204A06"/>
    <w:rsid w:val="00204AEC"/>
    <w:rsid w:val="00204B0E"/>
    <w:rsid w:val="00204E9B"/>
    <w:rsid w:val="002057B1"/>
    <w:rsid w:val="00205A32"/>
    <w:rsid w:val="00206BAE"/>
    <w:rsid w:val="00207015"/>
    <w:rsid w:val="002076BD"/>
    <w:rsid w:val="002100A4"/>
    <w:rsid w:val="0021070D"/>
    <w:rsid w:val="00210972"/>
    <w:rsid w:val="00210C4B"/>
    <w:rsid w:val="00210CBF"/>
    <w:rsid w:val="00210CDC"/>
    <w:rsid w:val="00210F36"/>
    <w:rsid w:val="0021106E"/>
    <w:rsid w:val="00211107"/>
    <w:rsid w:val="002115ED"/>
    <w:rsid w:val="00211DDA"/>
    <w:rsid w:val="00212080"/>
    <w:rsid w:val="002129B7"/>
    <w:rsid w:val="002129EA"/>
    <w:rsid w:val="00212E80"/>
    <w:rsid w:val="0021325D"/>
    <w:rsid w:val="00213291"/>
    <w:rsid w:val="0021385B"/>
    <w:rsid w:val="00213FB6"/>
    <w:rsid w:val="00214558"/>
    <w:rsid w:val="002145B4"/>
    <w:rsid w:val="00214743"/>
    <w:rsid w:val="00214CD9"/>
    <w:rsid w:val="00215459"/>
    <w:rsid w:val="00215F93"/>
    <w:rsid w:val="002164AE"/>
    <w:rsid w:val="00216C35"/>
    <w:rsid w:val="00217354"/>
    <w:rsid w:val="00220074"/>
    <w:rsid w:val="0022016D"/>
    <w:rsid w:val="00220850"/>
    <w:rsid w:val="0022124E"/>
    <w:rsid w:val="00221549"/>
    <w:rsid w:val="002215A7"/>
    <w:rsid w:val="00221DC2"/>
    <w:rsid w:val="00222868"/>
    <w:rsid w:val="00222D3B"/>
    <w:rsid w:val="002230D3"/>
    <w:rsid w:val="00223984"/>
    <w:rsid w:val="00223ACC"/>
    <w:rsid w:val="002243DF"/>
    <w:rsid w:val="0022473A"/>
    <w:rsid w:val="00224985"/>
    <w:rsid w:val="00224CAF"/>
    <w:rsid w:val="00224F2D"/>
    <w:rsid w:val="0022683F"/>
    <w:rsid w:val="00226E2C"/>
    <w:rsid w:val="00227425"/>
    <w:rsid w:val="002277CA"/>
    <w:rsid w:val="00227E82"/>
    <w:rsid w:val="00227FFA"/>
    <w:rsid w:val="002300D5"/>
    <w:rsid w:val="00230352"/>
    <w:rsid w:val="0023147E"/>
    <w:rsid w:val="00231C99"/>
    <w:rsid w:val="00232864"/>
    <w:rsid w:val="00233452"/>
    <w:rsid w:val="00234059"/>
    <w:rsid w:val="00234B8C"/>
    <w:rsid w:val="00234F87"/>
    <w:rsid w:val="002352FE"/>
    <w:rsid w:val="00235406"/>
    <w:rsid w:val="00235B2B"/>
    <w:rsid w:val="00235D43"/>
    <w:rsid w:val="00235D81"/>
    <w:rsid w:val="0023641D"/>
    <w:rsid w:val="00236491"/>
    <w:rsid w:val="002375BA"/>
    <w:rsid w:val="00237759"/>
    <w:rsid w:val="00237EA2"/>
    <w:rsid w:val="0024106E"/>
    <w:rsid w:val="00241CAB"/>
    <w:rsid w:val="00241CCF"/>
    <w:rsid w:val="00242E59"/>
    <w:rsid w:val="0024308F"/>
    <w:rsid w:val="0024344C"/>
    <w:rsid w:val="00243D3C"/>
    <w:rsid w:val="00244DA3"/>
    <w:rsid w:val="0024521F"/>
    <w:rsid w:val="00245889"/>
    <w:rsid w:val="002458C6"/>
    <w:rsid w:val="00245ABD"/>
    <w:rsid w:val="00245C1E"/>
    <w:rsid w:val="00245C55"/>
    <w:rsid w:val="00245DB5"/>
    <w:rsid w:val="00245E26"/>
    <w:rsid w:val="00246535"/>
    <w:rsid w:val="00246739"/>
    <w:rsid w:val="00246FBC"/>
    <w:rsid w:val="002471A2"/>
    <w:rsid w:val="002471A7"/>
    <w:rsid w:val="00247280"/>
    <w:rsid w:val="00247987"/>
    <w:rsid w:val="00247A3F"/>
    <w:rsid w:val="00247E44"/>
    <w:rsid w:val="00250C0F"/>
    <w:rsid w:val="00250E68"/>
    <w:rsid w:val="002513F8"/>
    <w:rsid w:val="00251963"/>
    <w:rsid w:val="00252658"/>
    <w:rsid w:val="00252A7B"/>
    <w:rsid w:val="00252ACB"/>
    <w:rsid w:val="00252DDB"/>
    <w:rsid w:val="00253145"/>
    <w:rsid w:val="0025314F"/>
    <w:rsid w:val="002531BB"/>
    <w:rsid w:val="00253355"/>
    <w:rsid w:val="0025346E"/>
    <w:rsid w:val="00253C9D"/>
    <w:rsid w:val="00254217"/>
    <w:rsid w:val="0025565E"/>
    <w:rsid w:val="002561AE"/>
    <w:rsid w:val="0025670F"/>
    <w:rsid w:val="00256AC5"/>
    <w:rsid w:val="002578C0"/>
    <w:rsid w:val="00257DD5"/>
    <w:rsid w:val="0026019B"/>
    <w:rsid w:val="00260B22"/>
    <w:rsid w:val="002610CA"/>
    <w:rsid w:val="00261374"/>
    <w:rsid w:val="00261D37"/>
    <w:rsid w:val="002625CB"/>
    <w:rsid w:val="00262AF9"/>
    <w:rsid w:val="00262B37"/>
    <w:rsid w:val="0026357B"/>
    <w:rsid w:val="002636EF"/>
    <w:rsid w:val="002639D9"/>
    <w:rsid w:val="00264388"/>
    <w:rsid w:val="00264683"/>
    <w:rsid w:val="00264996"/>
    <w:rsid w:val="00264CC6"/>
    <w:rsid w:val="00264D10"/>
    <w:rsid w:val="00264E63"/>
    <w:rsid w:val="002652F0"/>
    <w:rsid w:val="00265AC5"/>
    <w:rsid w:val="00265E11"/>
    <w:rsid w:val="00266003"/>
    <w:rsid w:val="00266CB0"/>
    <w:rsid w:val="00266CFF"/>
    <w:rsid w:val="00267345"/>
    <w:rsid w:val="002673C1"/>
    <w:rsid w:val="00267598"/>
    <w:rsid w:val="0026763D"/>
    <w:rsid w:val="00267A28"/>
    <w:rsid w:val="00267E04"/>
    <w:rsid w:val="0027113A"/>
    <w:rsid w:val="00271B82"/>
    <w:rsid w:val="00271CF6"/>
    <w:rsid w:val="00272AF9"/>
    <w:rsid w:val="002732F9"/>
    <w:rsid w:val="00273512"/>
    <w:rsid w:val="0027363B"/>
    <w:rsid w:val="002737F4"/>
    <w:rsid w:val="0027381C"/>
    <w:rsid w:val="00273AFE"/>
    <w:rsid w:val="002748D9"/>
    <w:rsid w:val="00274D82"/>
    <w:rsid w:val="00275222"/>
    <w:rsid w:val="00275669"/>
    <w:rsid w:val="00275C80"/>
    <w:rsid w:val="00275EE3"/>
    <w:rsid w:val="00275EEB"/>
    <w:rsid w:val="00276446"/>
    <w:rsid w:val="00276462"/>
    <w:rsid w:val="00276C08"/>
    <w:rsid w:val="0027719B"/>
    <w:rsid w:val="00277787"/>
    <w:rsid w:val="00280067"/>
    <w:rsid w:val="00280D9C"/>
    <w:rsid w:val="00280EF7"/>
    <w:rsid w:val="0028102B"/>
    <w:rsid w:val="002816A7"/>
    <w:rsid w:val="00281894"/>
    <w:rsid w:val="002824E3"/>
    <w:rsid w:val="0028255E"/>
    <w:rsid w:val="00282761"/>
    <w:rsid w:val="002827F8"/>
    <w:rsid w:val="0028308D"/>
    <w:rsid w:val="002831A1"/>
    <w:rsid w:val="00283D20"/>
    <w:rsid w:val="00284702"/>
    <w:rsid w:val="0028472B"/>
    <w:rsid w:val="00284D39"/>
    <w:rsid w:val="0028604E"/>
    <w:rsid w:val="00286BE2"/>
    <w:rsid w:val="00286D94"/>
    <w:rsid w:val="00287287"/>
    <w:rsid w:val="002879ED"/>
    <w:rsid w:val="00287A2C"/>
    <w:rsid w:val="00287A71"/>
    <w:rsid w:val="00287BD0"/>
    <w:rsid w:val="00287EFF"/>
    <w:rsid w:val="00287F96"/>
    <w:rsid w:val="00290D0C"/>
    <w:rsid w:val="00290F16"/>
    <w:rsid w:val="002914E1"/>
    <w:rsid w:val="00291825"/>
    <w:rsid w:val="00291CC5"/>
    <w:rsid w:val="00292080"/>
    <w:rsid w:val="00293600"/>
    <w:rsid w:val="002937D1"/>
    <w:rsid w:val="002945D8"/>
    <w:rsid w:val="002948FF"/>
    <w:rsid w:val="00295B9D"/>
    <w:rsid w:val="00295D5A"/>
    <w:rsid w:val="00296000"/>
    <w:rsid w:val="00296836"/>
    <w:rsid w:val="00297531"/>
    <w:rsid w:val="002A0103"/>
    <w:rsid w:val="002A0BB6"/>
    <w:rsid w:val="002A10D7"/>
    <w:rsid w:val="002A161D"/>
    <w:rsid w:val="002A2211"/>
    <w:rsid w:val="002A240A"/>
    <w:rsid w:val="002A2502"/>
    <w:rsid w:val="002A328F"/>
    <w:rsid w:val="002A3363"/>
    <w:rsid w:val="002A38FD"/>
    <w:rsid w:val="002A3BA5"/>
    <w:rsid w:val="002A3C30"/>
    <w:rsid w:val="002A417F"/>
    <w:rsid w:val="002A435F"/>
    <w:rsid w:val="002A4E22"/>
    <w:rsid w:val="002A56D1"/>
    <w:rsid w:val="002A5934"/>
    <w:rsid w:val="002A5E34"/>
    <w:rsid w:val="002A610F"/>
    <w:rsid w:val="002A61FE"/>
    <w:rsid w:val="002A6A4C"/>
    <w:rsid w:val="002A6DB1"/>
    <w:rsid w:val="002A6FA4"/>
    <w:rsid w:val="002A7068"/>
    <w:rsid w:val="002A7DC5"/>
    <w:rsid w:val="002A7F63"/>
    <w:rsid w:val="002B01A3"/>
    <w:rsid w:val="002B05C6"/>
    <w:rsid w:val="002B0CF0"/>
    <w:rsid w:val="002B0D6D"/>
    <w:rsid w:val="002B10EE"/>
    <w:rsid w:val="002B16FB"/>
    <w:rsid w:val="002B17D3"/>
    <w:rsid w:val="002B18C3"/>
    <w:rsid w:val="002B18D8"/>
    <w:rsid w:val="002B1D79"/>
    <w:rsid w:val="002B2925"/>
    <w:rsid w:val="002B33D4"/>
    <w:rsid w:val="002B3501"/>
    <w:rsid w:val="002B386D"/>
    <w:rsid w:val="002B43D7"/>
    <w:rsid w:val="002B4AB5"/>
    <w:rsid w:val="002B5144"/>
    <w:rsid w:val="002B5161"/>
    <w:rsid w:val="002B5282"/>
    <w:rsid w:val="002B52EB"/>
    <w:rsid w:val="002B5A14"/>
    <w:rsid w:val="002B6833"/>
    <w:rsid w:val="002B6836"/>
    <w:rsid w:val="002B689E"/>
    <w:rsid w:val="002B6C8D"/>
    <w:rsid w:val="002B7B86"/>
    <w:rsid w:val="002C1344"/>
    <w:rsid w:val="002C1771"/>
    <w:rsid w:val="002C1A6D"/>
    <w:rsid w:val="002C1F10"/>
    <w:rsid w:val="002C231B"/>
    <w:rsid w:val="002C25EC"/>
    <w:rsid w:val="002C2D50"/>
    <w:rsid w:val="002C3155"/>
    <w:rsid w:val="002C33BD"/>
    <w:rsid w:val="002C347D"/>
    <w:rsid w:val="002C34FE"/>
    <w:rsid w:val="002C383E"/>
    <w:rsid w:val="002C433F"/>
    <w:rsid w:val="002C49A4"/>
    <w:rsid w:val="002C4BAC"/>
    <w:rsid w:val="002C4F4A"/>
    <w:rsid w:val="002C6105"/>
    <w:rsid w:val="002C61AE"/>
    <w:rsid w:val="002C6692"/>
    <w:rsid w:val="002C6792"/>
    <w:rsid w:val="002C7789"/>
    <w:rsid w:val="002D0772"/>
    <w:rsid w:val="002D217C"/>
    <w:rsid w:val="002D2357"/>
    <w:rsid w:val="002D23DC"/>
    <w:rsid w:val="002D2735"/>
    <w:rsid w:val="002D2994"/>
    <w:rsid w:val="002D2B3A"/>
    <w:rsid w:val="002D31A7"/>
    <w:rsid w:val="002D38C9"/>
    <w:rsid w:val="002D3AC0"/>
    <w:rsid w:val="002D441D"/>
    <w:rsid w:val="002D460D"/>
    <w:rsid w:val="002D51E4"/>
    <w:rsid w:val="002D6067"/>
    <w:rsid w:val="002D68CA"/>
    <w:rsid w:val="002D7052"/>
    <w:rsid w:val="002D725C"/>
    <w:rsid w:val="002D7B05"/>
    <w:rsid w:val="002E02E0"/>
    <w:rsid w:val="002E0745"/>
    <w:rsid w:val="002E224B"/>
    <w:rsid w:val="002E228A"/>
    <w:rsid w:val="002E2346"/>
    <w:rsid w:val="002E236C"/>
    <w:rsid w:val="002E26A3"/>
    <w:rsid w:val="002E2DCA"/>
    <w:rsid w:val="002E2EF2"/>
    <w:rsid w:val="002E3CE2"/>
    <w:rsid w:val="002E3F45"/>
    <w:rsid w:val="002E4257"/>
    <w:rsid w:val="002E434A"/>
    <w:rsid w:val="002E4A8A"/>
    <w:rsid w:val="002E4B53"/>
    <w:rsid w:val="002E5126"/>
    <w:rsid w:val="002E5284"/>
    <w:rsid w:val="002E5370"/>
    <w:rsid w:val="002E57F1"/>
    <w:rsid w:val="002E59A8"/>
    <w:rsid w:val="002E63E9"/>
    <w:rsid w:val="002E6685"/>
    <w:rsid w:val="002E6CFF"/>
    <w:rsid w:val="002E73B1"/>
    <w:rsid w:val="002E7A8F"/>
    <w:rsid w:val="002F0329"/>
    <w:rsid w:val="002F071D"/>
    <w:rsid w:val="002F0831"/>
    <w:rsid w:val="002F0D28"/>
    <w:rsid w:val="002F1EC1"/>
    <w:rsid w:val="002F265A"/>
    <w:rsid w:val="002F2D0B"/>
    <w:rsid w:val="002F365A"/>
    <w:rsid w:val="002F4740"/>
    <w:rsid w:val="002F4B3F"/>
    <w:rsid w:val="002F4FB5"/>
    <w:rsid w:val="002F5F38"/>
    <w:rsid w:val="002F60CB"/>
    <w:rsid w:val="002F663E"/>
    <w:rsid w:val="002F69ED"/>
    <w:rsid w:val="002F7205"/>
    <w:rsid w:val="002F72B2"/>
    <w:rsid w:val="002F7AC3"/>
    <w:rsid w:val="002F7B2F"/>
    <w:rsid w:val="002F7DEF"/>
    <w:rsid w:val="002F7EFC"/>
    <w:rsid w:val="003004EF"/>
    <w:rsid w:val="0030116A"/>
    <w:rsid w:val="003014EF"/>
    <w:rsid w:val="003014FC"/>
    <w:rsid w:val="0030174C"/>
    <w:rsid w:val="003020BF"/>
    <w:rsid w:val="0030215E"/>
    <w:rsid w:val="00302333"/>
    <w:rsid w:val="003023AF"/>
    <w:rsid w:val="00303689"/>
    <w:rsid w:val="00303E60"/>
    <w:rsid w:val="00303FD4"/>
    <w:rsid w:val="0030442B"/>
    <w:rsid w:val="00304EF9"/>
    <w:rsid w:val="00304FA4"/>
    <w:rsid w:val="00305920"/>
    <w:rsid w:val="00305D46"/>
    <w:rsid w:val="0030690F"/>
    <w:rsid w:val="00306A70"/>
    <w:rsid w:val="003076C2"/>
    <w:rsid w:val="00307CBD"/>
    <w:rsid w:val="00307CF3"/>
    <w:rsid w:val="003109E5"/>
    <w:rsid w:val="00310AC9"/>
    <w:rsid w:val="00311C62"/>
    <w:rsid w:val="00312D55"/>
    <w:rsid w:val="003135B9"/>
    <w:rsid w:val="00314140"/>
    <w:rsid w:val="0031479A"/>
    <w:rsid w:val="00314BF9"/>
    <w:rsid w:val="003151E9"/>
    <w:rsid w:val="00315711"/>
    <w:rsid w:val="00315B14"/>
    <w:rsid w:val="0031679E"/>
    <w:rsid w:val="00316A97"/>
    <w:rsid w:val="00316E27"/>
    <w:rsid w:val="00317409"/>
    <w:rsid w:val="00317B9C"/>
    <w:rsid w:val="0032024E"/>
    <w:rsid w:val="003202CC"/>
    <w:rsid w:val="00320D68"/>
    <w:rsid w:val="00320E59"/>
    <w:rsid w:val="00321A33"/>
    <w:rsid w:val="00321A4A"/>
    <w:rsid w:val="00321E77"/>
    <w:rsid w:val="0032267C"/>
    <w:rsid w:val="00323E94"/>
    <w:rsid w:val="00324086"/>
    <w:rsid w:val="0032465E"/>
    <w:rsid w:val="00324868"/>
    <w:rsid w:val="00324C2A"/>
    <w:rsid w:val="00324E56"/>
    <w:rsid w:val="00325937"/>
    <w:rsid w:val="00325E9E"/>
    <w:rsid w:val="00326136"/>
    <w:rsid w:val="003269B6"/>
    <w:rsid w:val="00326B5D"/>
    <w:rsid w:val="00326FFB"/>
    <w:rsid w:val="0032FEF0"/>
    <w:rsid w:val="003304F9"/>
    <w:rsid w:val="00330FCD"/>
    <w:rsid w:val="003310E2"/>
    <w:rsid w:val="003319A1"/>
    <w:rsid w:val="00331D8D"/>
    <w:rsid w:val="0033222F"/>
    <w:rsid w:val="003323EB"/>
    <w:rsid w:val="00332A5F"/>
    <w:rsid w:val="00332CE1"/>
    <w:rsid w:val="003333FA"/>
    <w:rsid w:val="00333523"/>
    <w:rsid w:val="00333AB8"/>
    <w:rsid w:val="00333C8C"/>
    <w:rsid w:val="00333CED"/>
    <w:rsid w:val="00333D79"/>
    <w:rsid w:val="00334117"/>
    <w:rsid w:val="00334A2E"/>
    <w:rsid w:val="00334C0C"/>
    <w:rsid w:val="003356E2"/>
    <w:rsid w:val="00335C33"/>
    <w:rsid w:val="00335CE1"/>
    <w:rsid w:val="00336D0B"/>
    <w:rsid w:val="003375B4"/>
    <w:rsid w:val="00337704"/>
    <w:rsid w:val="0033793B"/>
    <w:rsid w:val="00337BBC"/>
    <w:rsid w:val="00340977"/>
    <w:rsid w:val="00341D18"/>
    <w:rsid w:val="00343242"/>
    <w:rsid w:val="0034422B"/>
    <w:rsid w:val="0034446B"/>
    <w:rsid w:val="0034448C"/>
    <w:rsid w:val="00344AAD"/>
    <w:rsid w:val="003450E4"/>
    <w:rsid w:val="00347BB2"/>
    <w:rsid w:val="003506D6"/>
    <w:rsid w:val="003509FC"/>
    <w:rsid w:val="00351408"/>
    <w:rsid w:val="00351ACC"/>
    <w:rsid w:val="00351C3A"/>
    <w:rsid w:val="00352390"/>
    <w:rsid w:val="0035247E"/>
    <w:rsid w:val="00352720"/>
    <w:rsid w:val="0035285D"/>
    <w:rsid w:val="00354053"/>
    <w:rsid w:val="003543A5"/>
    <w:rsid w:val="00354A91"/>
    <w:rsid w:val="00354DB6"/>
    <w:rsid w:val="0035536D"/>
    <w:rsid w:val="00355787"/>
    <w:rsid w:val="00355A03"/>
    <w:rsid w:val="003568FE"/>
    <w:rsid w:val="00356E46"/>
    <w:rsid w:val="0035713B"/>
    <w:rsid w:val="00357466"/>
    <w:rsid w:val="00357987"/>
    <w:rsid w:val="0036005E"/>
    <w:rsid w:val="0036008E"/>
    <w:rsid w:val="00360228"/>
    <w:rsid w:val="003605BF"/>
    <w:rsid w:val="00360960"/>
    <w:rsid w:val="00360F0D"/>
    <w:rsid w:val="00361217"/>
    <w:rsid w:val="00361842"/>
    <w:rsid w:val="00361B42"/>
    <w:rsid w:val="00362D8C"/>
    <w:rsid w:val="003634EA"/>
    <w:rsid w:val="00363A3A"/>
    <w:rsid w:val="003642EC"/>
    <w:rsid w:val="0036475D"/>
    <w:rsid w:val="00365314"/>
    <w:rsid w:val="003655CB"/>
    <w:rsid w:val="00365636"/>
    <w:rsid w:val="00365CB2"/>
    <w:rsid w:val="0036652A"/>
    <w:rsid w:val="003665F4"/>
    <w:rsid w:val="0036695B"/>
    <w:rsid w:val="003676DD"/>
    <w:rsid w:val="003677D2"/>
    <w:rsid w:val="00367C05"/>
    <w:rsid w:val="003702F4"/>
    <w:rsid w:val="003708DD"/>
    <w:rsid w:val="00370A93"/>
    <w:rsid w:val="00372632"/>
    <w:rsid w:val="00373481"/>
    <w:rsid w:val="0037387A"/>
    <w:rsid w:val="00374102"/>
    <w:rsid w:val="0037410A"/>
    <w:rsid w:val="00374DE8"/>
    <w:rsid w:val="00374E96"/>
    <w:rsid w:val="00375219"/>
    <w:rsid w:val="003758F6"/>
    <w:rsid w:val="00375C09"/>
    <w:rsid w:val="00376514"/>
    <w:rsid w:val="00376DEE"/>
    <w:rsid w:val="00380DA6"/>
    <w:rsid w:val="00381468"/>
    <w:rsid w:val="00382631"/>
    <w:rsid w:val="00382EF9"/>
    <w:rsid w:val="00383083"/>
    <w:rsid w:val="00383725"/>
    <w:rsid w:val="00383999"/>
    <w:rsid w:val="00383D83"/>
    <w:rsid w:val="00384917"/>
    <w:rsid w:val="00384BEA"/>
    <w:rsid w:val="0038560C"/>
    <w:rsid w:val="0038572F"/>
    <w:rsid w:val="003859A7"/>
    <w:rsid w:val="00385A98"/>
    <w:rsid w:val="00385B09"/>
    <w:rsid w:val="003861F2"/>
    <w:rsid w:val="00387295"/>
    <w:rsid w:val="00387573"/>
    <w:rsid w:val="003900F7"/>
    <w:rsid w:val="0039068A"/>
    <w:rsid w:val="003906A6"/>
    <w:rsid w:val="00391F43"/>
    <w:rsid w:val="00393507"/>
    <w:rsid w:val="00393EFA"/>
    <w:rsid w:val="00393FCE"/>
    <w:rsid w:val="00394029"/>
    <w:rsid w:val="0039456F"/>
    <w:rsid w:val="003946F0"/>
    <w:rsid w:val="00394C40"/>
    <w:rsid w:val="003968AC"/>
    <w:rsid w:val="00396A23"/>
    <w:rsid w:val="00397455"/>
    <w:rsid w:val="003976DE"/>
    <w:rsid w:val="003A0633"/>
    <w:rsid w:val="003A073D"/>
    <w:rsid w:val="003A0C5D"/>
    <w:rsid w:val="003A10B8"/>
    <w:rsid w:val="003A1112"/>
    <w:rsid w:val="003A118A"/>
    <w:rsid w:val="003A12D4"/>
    <w:rsid w:val="003A1390"/>
    <w:rsid w:val="003A15BA"/>
    <w:rsid w:val="003A18CD"/>
    <w:rsid w:val="003A1E86"/>
    <w:rsid w:val="003A213B"/>
    <w:rsid w:val="003A29B2"/>
    <w:rsid w:val="003A2E12"/>
    <w:rsid w:val="003A3A7D"/>
    <w:rsid w:val="003A465E"/>
    <w:rsid w:val="003A5167"/>
    <w:rsid w:val="003A5AE6"/>
    <w:rsid w:val="003A6177"/>
    <w:rsid w:val="003A657C"/>
    <w:rsid w:val="003A7322"/>
    <w:rsid w:val="003A776B"/>
    <w:rsid w:val="003A7D24"/>
    <w:rsid w:val="003A7E98"/>
    <w:rsid w:val="003B05F9"/>
    <w:rsid w:val="003B08EA"/>
    <w:rsid w:val="003B1D44"/>
    <w:rsid w:val="003B1E6B"/>
    <w:rsid w:val="003B2CB2"/>
    <w:rsid w:val="003B307D"/>
    <w:rsid w:val="003B3390"/>
    <w:rsid w:val="003B353B"/>
    <w:rsid w:val="003B35AE"/>
    <w:rsid w:val="003B3BD9"/>
    <w:rsid w:val="003B4101"/>
    <w:rsid w:val="003B42DA"/>
    <w:rsid w:val="003B448C"/>
    <w:rsid w:val="003B46F3"/>
    <w:rsid w:val="003B4FF5"/>
    <w:rsid w:val="003B58D7"/>
    <w:rsid w:val="003B5B47"/>
    <w:rsid w:val="003B63EE"/>
    <w:rsid w:val="003B732E"/>
    <w:rsid w:val="003B774E"/>
    <w:rsid w:val="003B7867"/>
    <w:rsid w:val="003B7A67"/>
    <w:rsid w:val="003C02ED"/>
    <w:rsid w:val="003C077E"/>
    <w:rsid w:val="003C0FD9"/>
    <w:rsid w:val="003C15C3"/>
    <w:rsid w:val="003C1719"/>
    <w:rsid w:val="003C1D50"/>
    <w:rsid w:val="003C20E0"/>
    <w:rsid w:val="003C26E3"/>
    <w:rsid w:val="003C299F"/>
    <w:rsid w:val="003C2BAC"/>
    <w:rsid w:val="003C2DD5"/>
    <w:rsid w:val="003C30FD"/>
    <w:rsid w:val="003C329F"/>
    <w:rsid w:val="003C34AB"/>
    <w:rsid w:val="003C3907"/>
    <w:rsid w:val="003C39D2"/>
    <w:rsid w:val="003C3D50"/>
    <w:rsid w:val="003C524D"/>
    <w:rsid w:val="003C59C8"/>
    <w:rsid w:val="003C6265"/>
    <w:rsid w:val="003C689C"/>
    <w:rsid w:val="003C6F1D"/>
    <w:rsid w:val="003C7652"/>
    <w:rsid w:val="003C7999"/>
    <w:rsid w:val="003C7ECF"/>
    <w:rsid w:val="003D07CB"/>
    <w:rsid w:val="003D0C1F"/>
    <w:rsid w:val="003D163C"/>
    <w:rsid w:val="003D1859"/>
    <w:rsid w:val="003D3726"/>
    <w:rsid w:val="003D3A5C"/>
    <w:rsid w:val="003D3DA7"/>
    <w:rsid w:val="003D47DC"/>
    <w:rsid w:val="003D58FF"/>
    <w:rsid w:val="003D60D6"/>
    <w:rsid w:val="003D76B8"/>
    <w:rsid w:val="003E0CD5"/>
    <w:rsid w:val="003E10C5"/>
    <w:rsid w:val="003E20D4"/>
    <w:rsid w:val="003E2208"/>
    <w:rsid w:val="003E2212"/>
    <w:rsid w:val="003E2BF8"/>
    <w:rsid w:val="003E2F17"/>
    <w:rsid w:val="003E36B7"/>
    <w:rsid w:val="003E3B34"/>
    <w:rsid w:val="003E45D6"/>
    <w:rsid w:val="003E5069"/>
    <w:rsid w:val="003E5092"/>
    <w:rsid w:val="003E51C2"/>
    <w:rsid w:val="003E558E"/>
    <w:rsid w:val="003E55B3"/>
    <w:rsid w:val="003E5774"/>
    <w:rsid w:val="003E5779"/>
    <w:rsid w:val="003E63F2"/>
    <w:rsid w:val="003E648A"/>
    <w:rsid w:val="003E669E"/>
    <w:rsid w:val="003E6A24"/>
    <w:rsid w:val="003E6C31"/>
    <w:rsid w:val="003E73B3"/>
    <w:rsid w:val="003E77E4"/>
    <w:rsid w:val="003E7FAB"/>
    <w:rsid w:val="003F0489"/>
    <w:rsid w:val="003F049A"/>
    <w:rsid w:val="003F0A82"/>
    <w:rsid w:val="003F0D09"/>
    <w:rsid w:val="003F0D88"/>
    <w:rsid w:val="003F10E2"/>
    <w:rsid w:val="003F1502"/>
    <w:rsid w:val="003F15AE"/>
    <w:rsid w:val="003F1790"/>
    <w:rsid w:val="003F186D"/>
    <w:rsid w:val="003F1AD8"/>
    <w:rsid w:val="003F1DF9"/>
    <w:rsid w:val="003F20D5"/>
    <w:rsid w:val="003F2E5E"/>
    <w:rsid w:val="003F3E2D"/>
    <w:rsid w:val="003F4481"/>
    <w:rsid w:val="003F4871"/>
    <w:rsid w:val="003F4AEB"/>
    <w:rsid w:val="003F5113"/>
    <w:rsid w:val="003F660C"/>
    <w:rsid w:val="003F751D"/>
    <w:rsid w:val="003F7689"/>
    <w:rsid w:val="003F76CE"/>
    <w:rsid w:val="003F7DCF"/>
    <w:rsid w:val="003F7E6A"/>
    <w:rsid w:val="004000EF"/>
    <w:rsid w:val="00400109"/>
    <w:rsid w:val="00401C53"/>
    <w:rsid w:val="00402256"/>
    <w:rsid w:val="00402541"/>
    <w:rsid w:val="004026E2"/>
    <w:rsid w:val="004031AB"/>
    <w:rsid w:val="00403289"/>
    <w:rsid w:val="0040340E"/>
    <w:rsid w:val="004040A9"/>
    <w:rsid w:val="00404367"/>
    <w:rsid w:val="00404441"/>
    <w:rsid w:val="00404E8C"/>
    <w:rsid w:val="0040577A"/>
    <w:rsid w:val="004058A1"/>
    <w:rsid w:val="00406324"/>
    <w:rsid w:val="00406600"/>
    <w:rsid w:val="00406738"/>
    <w:rsid w:val="004068D0"/>
    <w:rsid w:val="00406DE7"/>
    <w:rsid w:val="00406E78"/>
    <w:rsid w:val="00407224"/>
    <w:rsid w:val="00407936"/>
    <w:rsid w:val="0040C45B"/>
    <w:rsid w:val="004105E4"/>
    <w:rsid w:val="00410671"/>
    <w:rsid w:val="00410A0C"/>
    <w:rsid w:val="00410A16"/>
    <w:rsid w:val="004111AB"/>
    <w:rsid w:val="0041161C"/>
    <w:rsid w:val="00411B64"/>
    <w:rsid w:val="00411D69"/>
    <w:rsid w:val="0041200F"/>
    <w:rsid w:val="00412256"/>
    <w:rsid w:val="00412325"/>
    <w:rsid w:val="0041263F"/>
    <w:rsid w:val="00413646"/>
    <w:rsid w:val="00414159"/>
    <w:rsid w:val="004145D5"/>
    <w:rsid w:val="00414872"/>
    <w:rsid w:val="00414B23"/>
    <w:rsid w:val="00414E21"/>
    <w:rsid w:val="00415754"/>
    <w:rsid w:val="00416CD9"/>
    <w:rsid w:val="00416D02"/>
    <w:rsid w:val="0041731C"/>
    <w:rsid w:val="0041777D"/>
    <w:rsid w:val="00417E51"/>
    <w:rsid w:val="00417EA7"/>
    <w:rsid w:val="00417F66"/>
    <w:rsid w:val="00420B6B"/>
    <w:rsid w:val="00422C3F"/>
    <w:rsid w:val="00422F00"/>
    <w:rsid w:val="0042317B"/>
    <w:rsid w:val="004231E6"/>
    <w:rsid w:val="004239A8"/>
    <w:rsid w:val="00423F81"/>
    <w:rsid w:val="004249D3"/>
    <w:rsid w:val="00424E54"/>
    <w:rsid w:val="00425061"/>
    <w:rsid w:val="0042544D"/>
    <w:rsid w:val="00425D62"/>
    <w:rsid w:val="0042655F"/>
    <w:rsid w:val="00426FFD"/>
    <w:rsid w:val="00427C33"/>
    <w:rsid w:val="00427E70"/>
    <w:rsid w:val="00430488"/>
    <w:rsid w:val="00430935"/>
    <w:rsid w:val="00430DA9"/>
    <w:rsid w:val="00431E19"/>
    <w:rsid w:val="00431F51"/>
    <w:rsid w:val="00432829"/>
    <w:rsid w:val="00432914"/>
    <w:rsid w:val="00432B05"/>
    <w:rsid w:val="00432CC8"/>
    <w:rsid w:val="00432EF0"/>
    <w:rsid w:val="0043338E"/>
    <w:rsid w:val="0043393D"/>
    <w:rsid w:val="00434A03"/>
    <w:rsid w:val="0043509D"/>
    <w:rsid w:val="00436054"/>
    <w:rsid w:val="004365DE"/>
    <w:rsid w:val="004369BF"/>
    <w:rsid w:val="00436E07"/>
    <w:rsid w:val="00437197"/>
    <w:rsid w:val="004372E2"/>
    <w:rsid w:val="00437678"/>
    <w:rsid w:val="00437792"/>
    <w:rsid w:val="004377DB"/>
    <w:rsid w:val="0044043E"/>
    <w:rsid w:val="004408DA"/>
    <w:rsid w:val="00440C2A"/>
    <w:rsid w:val="004410DA"/>
    <w:rsid w:val="004415DF"/>
    <w:rsid w:val="00443027"/>
    <w:rsid w:val="00443328"/>
    <w:rsid w:val="00443D73"/>
    <w:rsid w:val="004449EB"/>
    <w:rsid w:val="00444CFB"/>
    <w:rsid w:val="00445E0A"/>
    <w:rsid w:val="00446434"/>
    <w:rsid w:val="00446985"/>
    <w:rsid w:val="00447AC1"/>
    <w:rsid w:val="004501C0"/>
    <w:rsid w:val="00450265"/>
    <w:rsid w:val="0045195A"/>
    <w:rsid w:val="00452564"/>
    <w:rsid w:val="00452B44"/>
    <w:rsid w:val="00452B49"/>
    <w:rsid w:val="00452B7C"/>
    <w:rsid w:val="00452D9C"/>
    <w:rsid w:val="00452EB3"/>
    <w:rsid w:val="00453541"/>
    <w:rsid w:val="00454006"/>
    <w:rsid w:val="00454730"/>
    <w:rsid w:val="004552BF"/>
    <w:rsid w:val="0045562F"/>
    <w:rsid w:val="004559D7"/>
    <w:rsid w:val="00456A6C"/>
    <w:rsid w:val="00456E4F"/>
    <w:rsid w:val="00456F65"/>
    <w:rsid w:val="004571DA"/>
    <w:rsid w:val="00457959"/>
    <w:rsid w:val="00457E68"/>
    <w:rsid w:val="0046047E"/>
    <w:rsid w:val="00460D7E"/>
    <w:rsid w:val="00460FF3"/>
    <w:rsid w:val="004610B6"/>
    <w:rsid w:val="004612A0"/>
    <w:rsid w:val="0046167B"/>
    <w:rsid w:val="00461B19"/>
    <w:rsid w:val="00461D7F"/>
    <w:rsid w:val="0046223D"/>
    <w:rsid w:val="004624F9"/>
    <w:rsid w:val="00462AE0"/>
    <w:rsid w:val="00462CB5"/>
    <w:rsid w:val="00463458"/>
    <w:rsid w:val="004638B1"/>
    <w:rsid w:val="00463B73"/>
    <w:rsid w:val="00463BFF"/>
    <w:rsid w:val="004643C7"/>
    <w:rsid w:val="00464574"/>
    <w:rsid w:val="00464A7F"/>
    <w:rsid w:val="00464BA7"/>
    <w:rsid w:val="00464E64"/>
    <w:rsid w:val="004651EB"/>
    <w:rsid w:val="00465F9E"/>
    <w:rsid w:val="004662B4"/>
    <w:rsid w:val="00466BA1"/>
    <w:rsid w:val="00466E93"/>
    <w:rsid w:val="00466FB8"/>
    <w:rsid w:val="00467055"/>
    <w:rsid w:val="0046707A"/>
    <w:rsid w:val="004704D9"/>
    <w:rsid w:val="00470B71"/>
    <w:rsid w:val="004714AB"/>
    <w:rsid w:val="004722B8"/>
    <w:rsid w:val="00473253"/>
    <w:rsid w:val="00473540"/>
    <w:rsid w:val="00473A4D"/>
    <w:rsid w:val="00473AE1"/>
    <w:rsid w:val="004745ED"/>
    <w:rsid w:val="004745FB"/>
    <w:rsid w:val="00474A07"/>
    <w:rsid w:val="00474CD6"/>
    <w:rsid w:val="004751D9"/>
    <w:rsid w:val="0047522B"/>
    <w:rsid w:val="004757BB"/>
    <w:rsid w:val="004758C1"/>
    <w:rsid w:val="00475D04"/>
    <w:rsid w:val="0047620B"/>
    <w:rsid w:val="0047693E"/>
    <w:rsid w:val="00476E1C"/>
    <w:rsid w:val="00477814"/>
    <w:rsid w:val="00477BFB"/>
    <w:rsid w:val="004806C6"/>
    <w:rsid w:val="00480730"/>
    <w:rsid w:val="00480ED9"/>
    <w:rsid w:val="004819BE"/>
    <w:rsid w:val="00481BA0"/>
    <w:rsid w:val="0048210E"/>
    <w:rsid w:val="0048229D"/>
    <w:rsid w:val="00482AFB"/>
    <w:rsid w:val="004833AA"/>
    <w:rsid w:val="004837D4"/>
    <w:rsid w:val="00484314"/>
    <w:rsid w:val="00484690"/>
    <w:rsid w:val="004846B5"/>
    <w:rsid w:val="00484CAC"/>
    <w:rsid w:val="0048514A"/>
    <w:rsid w:val="00485187"/>
    <w:rsid w:val="0048542A"/>
    <w:rsid w:val="00486225"/>
    <w:rsid w:val="0048717B"/>
    <w:rsid w:val="004872C1"/>
    <w:rsid w:val="00490E9A"/>
    <w:rsid w:val="00491EB6"/>
    <w:rsid w:val="0049214E"/>
    <w:rsid w:val="00492309"/>
    <w:rsid w:val="00492353"/>
    <w:rsid w:val="004929EB"/>
    <w:rsid w:val="00492CF7"/>
    <w:rsid w:val="00492E16"/>
    <w:rsid w:val="00493149"/>
    <w:rsid w:val="00493E4E"/>
    <w:rsid w:val="00494893"/>
    <w:rsid w:val="00494B84"/>
    <w:rsid w:val="00494DFF"/>
    <w:rsid w:val="00494ECC"/>
    <w:rsid w:val="0049500E"/>
    <w:rsid w:val="0049516E"/>
    <w:rsid w:val="004955C2"/>
    <w:rsid w:val="00495FAB"/>
    <w:rsid w:val="00496DCD"/>
    <w:rsid w:val="0049739B"/>
    <w:rsid w:val="004973F0"/>
    <w:rsid w:val="00497653"/>
    <w:rsid w:val="004977C6"/>
    <w:rsid w:val="00497898"/>
    <w:rsid w:val="00497BE7"/>
    <w:rsid w:val="004A0222"/>
    <w:rsid w:val="004A0FDE"/>
    <w:rsid w:val="004A1002"/>
    <w:rsid w:val="004A2642"/>
    <w:rsid w:val="004A2FE1"/>
    <w:rsid w:val="004A38D3"/>
    <w:rsid w:val="004A3F4E"/>
    <w:rsid w:val="004A431F"/>
    <w:rsid w:val="004A44D5"/>
    <w:rsid w:val="004A4581"/>
    <w:rsid w:val="004A4723"/>
    <w:rsid w:val="004A4D12"/>
    <w:rsid w:val="004A4FD2"/>
    <w:rsid w:val="004A52A7"/>
    <w:rsid w:val="004A6EBA"/>
    <w:rsid w:val="004A7076"/>
    <w:rsid w:val="004A772C"/>
    <w:rsid w:val="004A7809"/>
    <w:rsid w:val="004A7E17"/>
    <w:rsid w:val="004A7E28"/>
    <w:rsid w:val="004B0074"/>
    <w:rsid w:val="004B04E5"/>
    <w:rsid w:val="004B08C6"/>
    <w:rsid w:val="004B1111"/>
    <w:rsid w:val="004B18AC"/>
    <w:rsid w:val="004B1FC8"/>
    <w:rsid w:val="004B2680"/>
    <w:rsid w:val="004B2D2A"/>
    <w:rsid w:val="004B3024"/>
    <w:rsid w:val="004B33AA"/>
    <w:rsid w:val="004B3ABE"/>
    <w:rsid w:val="004B3D19"/>
    <w:rsid w:val="004B3F4B"/>
    <w:rsid w:val="004B3FFC"/>
    <w:rsid w:val="004B40B5"/>
    <w:rsid w:val="004B40D2"/>
    <w:rsid w:val="004B453C"/>
    <w:rsid w:val="004B5770"/>
    <w:rsid w:val="004B58E2"/>
    <w:rsid w:val="004B58F4"/>
    <w:rsid w:val="004B59B7"/>
    <w:rsid w:val="004B5D45"/>
    <w:rsid w:val="004B6A8E"/>
    <w:rsid w:val="004B6CB4"/>
    <w:rsid w:val="004B6CB8"/>
    <w:rsid w:val="004B7A70"/>
    <w:rsid w:val="004C02C9"/>
    <w:rsid w:val="004C0A50"/>
    <w:rsid w:val="004C0BF8"/>
    <w:rsid w:val="004C1F4A"/>
    <w:rsid w:val="004C2C0B"/>
    <w:rsid w:val="004C3395"/>
    <w:rsid w:val="004C38E1"/>
    <w:rsid w:val="004C42DA"/>
    <w:rsid w:val="004C462E"/>
    <w:rsid w:val="004C4681"/>
    <w:rsid w:val="004C4BEB"/>
    <w:rsid w:val="004C5005"/>
    <w:rsid w:val="004C524E"/>
    <w:rsid w:val="004C5866"/>
    <w:rsid w:val="004C6242"/>
    <w:rsid w:val="004C6266"/>
    <w:rsid w:val="004C677D"/>
    <w:rsid w:val="004C6CD4"/>
    <w:rsid w:val="004C7170"/>
    <w:rsid w:val="004C7599"/>
    <w:rsid w:val="004C77F1"/>
    <w:rsid w:val="004D10E4"/>
    <w:rsid w:val="004D1A43"/>
    <w:rsid w:val="004D20F6"/>
    <w:rsid w:val="004D2128"/>
    <w:rsid w:val="004D244A"/>
    <w:rsid w:val="004D2BC4"/>
    <w:rsid w:val="004D2D37"/>
    <w:rsid w:val="004D3031"/>
    <w:rsid w:val="004D306E"/>
    <w:rsid w:val="004D3235"/>
    <w:rsid w:val="004D34AB"/>
    <w:rsid w:val="004D3516"/>
    <w:rsid w:val="004D37AE"/>
    <w:rsid w:val="004D3984"/>
    <w:rsid w:val="004D3A86"/>
    <w:rsid w:val="004D3E7E"/>
    <w:rsid w:val="004D40F0"/>
    <w:rsid w:val="004D4316"/>
    <w:rsid w:val="004D451A"/>
    <w:rsid w:val="004D49EB"/>
    <w:rsid w:val="004D4A7A"/>
    <w:rsid w:val="004D4E8D"/>
    <w:rsid w:val="004D4EAF"/>
    <w:rsid w:val="004D5299"/>
    <w:rsid w:val="004D5401"/>
    <w:rsid w:val="004D5970"/>
    <w:rsid w:val="004D6292"/>
    <w:rsid w:val="004D707A"/>
    <w:rsid w:val="004D7A19"/>
    <w:rsid w:val="004D7A28"/>
    <w:rsid w:val="004D7F0E"/>
    <w:rsid w:val="004E0A8E"/>
    <w:rsid w:val="004E1188"/>
    <w:rsid w:val="004E1644"/>
    <w:rsid w:val="004E1763"/>
    <w:rsid w:val="004E1BD9"/>
    <w:rsid w:val="004E1E88"/>
    <w:rsid w:val="004E28B9"/>
    <w:rsid w:val="004E366D"/>
    <w:rsid w:val="004E4478"/>
    <w:rsid w:val="004E4612"/>
    <w:rsid w:val="004E4B56"/>
    <w:rsid w:val="004E4DE7"/>
    <w:rsid w:val="004E55B0"/>
    <w:rsid w:val="004E5A08"/>
    <w:rsid w:val="004E5F40"/>
    <w:rsid w:val="004E5F94"/>
    <w:rsid w:val="004E638D"/>
    <w:rsid w:val="004E6E59"/>
    <w:rsid w:val="004E78FF"/>
    <w:rsid w:val="004E7CD4"/>
    <w:rsid w:val="004F0409"/>
    <w:rsid w:val="004F0721"/>
    <w:rsid w:val="004F0B51"/>
    <w:rsid w:val="004F1599"/>
    <w:rsid w:val="004F15B8"/>
    <w:rsid w:val="004F1734"/>
    <w:rsid w:val="004F19B1"/>
    <w:rsid w:val="004F28CC"/>
    <w:rsid w:val="004F2988"/>
    <w:rsid w:val="004F2DDF"/>
    <w:rsid w:val="004F2DE6"/>
    <w:rsid w:val="004F3105"/>
    <w:rsid w:val="004F3483"/>
    <w:rsid w:val="004F37BF"/>
    <w:rsid w:val="004F3B60"/>
    <w:rsid w:val="004F3BD7"/>
    <w:rsid w:val="004F4292"/>
    <w:rsid w:val="004F43EB"/>
    <w:rsid w:val="004F44D8"/>
    <w:rsid w:val="004F4D7D"/>
    <w:rsid w:val="004F52EF"/>
    <w:rsid w:val="004F5D2E"/>
    <w:rsid w:val="004F67BD"/>
    <w:rsid w:val="004F6991"/>
    <w:rsid w:val="004F6B8C"/>
    <w:rsid w:val="004F6D8B"/>
    <w:rsid w:val="004F71EB"/>
    <w:rsid w:val="004F76A2"/>
    <w:rsid w:val="00500ACE"/>
    <w:rsid w:val="00500C8A"/>
    <w:rsid w:val="00500F22"/>
    <w:rsid w:val="00501088"/>
    <w:rsid w:val="005013FF"/>
    <w:rsid w:val="00501A09"/>
    <w:rsid w:val="0050233A"/>
    <w:rsid w:val="00502AC8"/>
    <w:rsid w:val="00503CF4"/>
    <w:rsid w:val="00503DBD"/>
    <w:rsid w:val="00504233"/>
    <w:rsid w:val="0050434E"/>
    <w:rsid w:val="005043D6"/>
    <w:rsid w:val="005045AE"/>
    <w:rsid w:val="005053EC"/>
    <w:rsid w:val="0050604C"/>
    <w:rsid w:val="00506315"/>
    <w:rsid w:val="005066FE"/>
    <w:rsid w:val="00506CAE"/>
    <w:rsid w:val="00506D1B"/>
    <w:rsid w:val="00506DB7"/>
    <w:rsid w:val="005076BC"/>
    <w:rsid w:val="00507946"/>
    <w:rsid w:val="00510D6E"/>
    <w:rsid w:val="00510F8E"/>
    <w:rsid w:val="00511947"/>
    <w:rsid w:val="00511CF5"/>
    <w:rsid w:val="00511EC0"/>
    <w:rsid w:val="005136A9"/>
    <w:rsid w:val="00514880"/>
    <w:rsid w:val="00514CD2"/>
    <w:rsid w:val="00514E2D"/>
    <w:rsid w:val="00515101"/>
    <w:rsid w:val="005153A6"/>
    <w:rsid w:val="005155CE"/>
    <w:rsid w:val="00515A89"/>
    <w:rsid w:val="00515C02"/>
    <w:rsid w:val="00515D79"/>
    <w:rsid w:val="00515EF2"/>
    <w:rsid w:val="005167D2"/>
    <w:rsid w:val="00516BA7"/>
    <w:rsid w:val="0051751E"/>
    <w:rsid w:val="00517600"/>
    <w:rsid w:val="005177B3"/>
    <w:rsid w:val="005178D9"/>
    <w:rsid w:val="00517ADD"/>
    <w:rsid w:val="005201F3"/>
    <w:rsid w:val="0052052D"/>
    <w:rsid w:val="005209BD"/>
    <w:rsid w:val="00520A5C"/>
    <w:rsid w:val="00520F20"/>
    <w:rsid w:val="00521418"/>
    <w:rsid w:val="005215B3"/>
    <w:rsid w:val="005215CF"/>
    <w:rsid w:val="005216AF"/>
    <w:rsid w:val="0052176B"/>
    <w:rsid w:val="00521A95"/>
    <w:rsid w:val="0052230A"/>
    <w:rsid w:val="0052245C"/>
    <w:rsid w:val="005225A6"/>
    <w:rsid w:val="00522BE9"/>
    <w:rsid w:val="00522DF2"/>
    <w:rsid w:val="00522F95"/>
    <w:rsid w:val="00522FE3"/>
    <w:rsid w:val="00524B64"/>
    <w:rsid w:val="00524D99"/>
    <w:rsid w:val="00525B64"/>
    <w:rsid w:val="005262D6"/>
    <w:rsid w:val="00526CD4"/>
    <w:rsid w:val="00526D9A"/>
    <w:rsid w:val="00526DAD"/>
    <w:rsid w:val="00527B27"/>
    <w:rsid w:val="00527B2F"/>
    <w:rsid w:val="00527D9F"/>
    <w:rsid w:val="00527FE5"/>
    <w:rsid w:val="0053014E"/>
    <w:rsid w:val="005308A3"/>
    <w:rsid w:val="00530F46"/>
    <w:rsid w:val="005310F2"/>
    <w:rsid w:val="00531133"/>
    <w:rsid w:val="00531279"/>
    <w:rsid w:val="00531B09"/>
    <w:rsid w:val="00532474"/>
    <w:rsid w:val="00532AF8"/>
    <w:rsid w:val="00533AC2"/>
    <w:rsid w:val="00533F8B"/>
    <w:rsid w:val="00534253"/>
    <w:rsid w:val="0053431F"/>
    <w:rsid w:val="0053528B"/>
    <w:rsid w:val="0053536C"/>
    <w:rsid w:val="00535EAC"/>
    <w:rsid w:val="00536203"/>
    <w:rsid w:val="0053672F"/>
    <w:rsid w:val="005369DD"/>
    <w:rsid w:val="00536D35"/>
    <w:rsid w:val="005376C3"/>
    <w:rsid w:val="00537A4A"/>
    <w:rsid w:val="00540406"/>
    <w:rsid w:val="00540E24"/>
    <w:rsid w:val="0054109E"/>
    <w:rsid w:val="0054130E"/>
    <w:rsid w:val="00541CFC"/>
    <w:rsid w:val="0054255E"/>
    <w:rsid w:val="00543A9E"/>
    <w:rsid w:val="00544031"/>
    <w:rsid w:val="005440B1"/>
    <w:rsid w:val="0054435D"/>
    <w:rsid w:val="00544FE6"/>
    <w:rsid w:val="005466D6"/>
    <w:rsid w:val="00546757"/>
    <w:rsid w:val="005467FF"/>
    <w:rsid w:val="00546926"/>
    <w:rsid w:val="00546F41"/>
    <w:rsid w:val="005473AE"/>
    <w:rsid w:val="00547952"/>
    <w:rsid w:val="00547CEC"/>
    <w:rsid w:val="0055006F"/>
    <w:rsid w:val="005502FC"/>
    <w:rsid w:val="0055037A"/>
    <w:rsid w:val="00550AF7"/>
    <w:rsid w:val="00550ECF"/>
    <w:rsid w:val="0055129B"/>
    <w:rsid w:val="005516C5"/>
    <w:rsid w:val="00551CBD"/>
    <w:rsid w:val="00552111"/>
    <w:rsid w:val="005521D4"/>
    <w:rsid w:val="00552D43"/>
    <w:rsid w:val="00553127"/>
    <w:rsid w:val="00553265"/>
    <w:rsid w:val="005539A3"/>
    <w:rsid w:val="00553F54"/>
    <w:rsid w:val="00554C0A"/>
    <w:rsid w:val="00556335"/>
    <w:rsid w:val="00556751"/>
    <w:rsid w:val="00556801"/>
    <w:rsid w:val="005568F1"/>
    <w:rsid w:val="00556B5C"/>
    <w:rsid w:val="005572F4"/>
    <w:rsid w:val="005573F4"/>
    <w:rsid w:val="005576F5"/>
    <w:rsid w:val="00557D92"/>
    <w:rsid w:val="00561067"/>
    <w:rsid w:val="00561BAC"/>
    <w:rsid w:val="00561C99"/>
    <w:rsid w:val="00562C80"/>
    <w:rsid w:val="00562CC3"/>
    <w:rsid w:val="00562DDC"/>
    <w:rsid w:val="00563276"/>
    <w:rsid w:val="00563B53"/>
    <w:rsid w:val="0056468E"/>
    <w:rsid w:val="00564D17"/>
    <w:rsid w:val="005656EE"/>
    <w:rsid w:val="0056594F"/>
    <w:rsid w:val="00565E27"/>
    <w:rsid w:val="005662BB"/>
    <w:rsid w:val="00566303"/>
    <w:rsid w:val="00566720"/>
    <w:rsid w:val="00566866"/>
    <w:rsid w:val="00566871"/>
    <w:rsid w:val="005673EB"/>
    <w:rsid w:val="00570330"/>
    <w:rsid w:val="0057099F"/>
    <w:rsid w:val="00570C04"/>
    <w:rsid w:val="005719DA"/>
    <w:rsid w:val="00571A66"/>
    <w:rsid w:val="0057221E"/>
    <w:rsid w:val="0057298D"/>
    <w:rsid w:val="00572A05"/>
    <w:rsid w:val="00572FA0"/>
    <w:rsid w:val="00573371"/>
    <w:rsid w:val="00573615"/>
    <w:rsid w:val="005736FF"/>
    <w:rsid w:val="00573F0F"/>
    <w:rsid w:val="00573F99"/>
    <w:rsid w:val="005747A1"/>
    <w:rsid w:val="005749F6"/>
    <w:rsid w:val="00574DBD"/>
    <w:rsid w:val="005752AF"/>
    <w:rsid w:val="005752EB"/>
    <w:rsid w:val="00575862"/>
    <w:rsid w:val="00575CF2"/>
    <w:rsid w:val="00575D4F"/>
    <w:rsid w:val="005761FB"/>
    <w:rsid w:val="005765F2"/>
    <w:rsid w:val="00576DE7"/>
    <w:rsid w:val="00576EDC"/>
    <w:rsid w:val="00577091"/>
    <w:rsid w:val="00580A1E"/>
    <w:rsid w:val="00580C1B"/>
    <w:rsid w:val="00580EAD"/>
    <w:rsid w:val="00580FDB"/>
    <w:rsid w:val="005818C6"/>
    <w:rsid w:val="00581A02"/>
    <w:rsid w:val="00581C23"/>
    <w:rsid w:val="00581FBB"/>
    <w:rsid w:val="00582061"/>
    <w:rsid w:val="0058330D"/>
    <w:rsid w:val="0058375E"/>
    <w:rsid w:val="00584BBE"/>
    <w:rsid w:val="0058526D"/>
    <w:rsid w:val="005854D4"/>
    <w:rsid w:val="0058581E"/>
    <w:rsid w:val="005865AB"/>
    <w:rsid w:val="00586776"/>
    <w:rsid w:val="00586796"/>
    <w:rsid w:val="0058749E"/>
    <w:rsid w:val="0058772E"/>
    <w:rsid w:val="00591940"/>
    <w:rsid w:val="0059249B"/>
    <w:rsid w:val="00592E5F"/>
    <w:rsid w:val="00592F96"/>
    <w:rsid w:val="005935DA"/>
    <w:rsid w:val="00593639"/>
    <w:rsid w:val="00593972"/>
    <w:rsid w:val="005941F7"/>
    <w:rsid w:val="005949F8"/>
    <w:rsid w:val="00594B98"/>
    <w:rsid w:val="00594F3F"/>
    <w:rsid w:val="0059565C"/>
    <w:rsid w:val="00595975"/>
    <w:rsid w:val="00595BAD"/>
    <w:rsid w:val="00595BE5"/>
    <w:rsid w:val="00596732"/>
    <w:rsid w:val="005968E8"/>
    <w:rsid w:val="005969A8"/>
    <w:rsid w:val="00596DCF"/>
    <w:rsid w:val="00597081"/>
    <w:rsid w:val="00597157"/>
    <w:rsid w:val="005972D6"/>
    <w:rsid w:val="00597646"/>
    <w:rsid w:val="005A0308"/>
    <w:rsid w:val="005A043F"/>
    <w:rsid w:val="005A33A6"/>
    <w:rsid w:val="005A34B9"/>
    <w:rsid w:val="005A3637"/>
    <w:rsid w:val="005A36AD"/>
    <w:rsid w:val="005A37D2"/>
    <w:rsid w:val="005A4259"/>
    <w:rsid w:val="005A47DE"/>
    <w:rsid w:val="005A4F73"/>
    <w:rsid w:val="005A503A"/>
    <w:rsid w:val="005A5459"/>
    <w:rsid w:val="005A54A3"/>
    <w:rsid w:val="005A6308"/>
    <w:rsid w:val="005A6478"/>
    <w:rsid w:val="005A6889"/>
    <w:rsid w:val="005A6E52"/>
    <w:rsid w:val="005A76C0"/>
    <w:rsid w:val="005A7796"/>
    <w:rsid w:val="005A7965"/>
    <w:rsid w:val="005A7FFC"/>
    <w:rsid w:val="005B064F"/>
    <w:rsid w:val="005B0CB6"/>
    <w:rsid w:val="005B0CEA"/>
    <w:rsid w:val="005B0DB8"/>
    <w:rsid w:val="005B1362"/>
    <w:rsid w:val="005B1DF7"/>
    <w:rsid w:val="005B1F15"/>
    <w:rsid w:val="005B256F"/>
    <w:rsid w:val="005B2BFF"/>
    <w:rsid w:val="005B3161"/>
    <w:rsid w:val="005B397E"/>
    <w:rsid w:val="005B436E"/>
    <w:rsid w:val="005B4627"/>
    <w:rsid w:val="005B5075"/>
    <w:rsid w:val="005B51F0"/>
    <w:rsid w:val="005B68A5"/>
    <w:rsid w:val="005B6D0D"/>
    <w:rsid w:val="005B763D"/>
    <w:rsid w:val="005C06BA"/>
    <w:rsid w:val="005C07E6"/>
    <w:rsid w:val="005C0FDD"/>
    <w:rsid w:val="005C1030"/>
    <w:rsid w:val="005C1232"/>
    <w:rsid w:val="005C12B5"/>
    <w:rsid w:val="005C1413"/>
    <w:rsid w:val="005C2082"/>
    <w:rsid w:val="005C21FA"/>
    <w:rsid w:val="005C236B"/>
    <w:rsid w:val="005C28AC"/>
    <w:rsid w:val="005C3EDB"/>
    <w:rsid w:val="005C4CF3"/>
    <w:rsid w:val="005C503A"/>
    <w:rsid w:val="005C50E5"/>
    <w:rsid w:val="005C55CC"/>
    <w:rsid w:val="005C611A"/>
    <w:rsid w:val="005C6AF8"/>
    <w:rsid w:val="005C7125"/>
    <w:rsid w:val="005C71DB"/>
    <w:rsid w:val="005C7914"/>
    <w:rsid w:val="005C7979"/>
    <w:rsid w:val="005C7CA8"/>
    <w:rsid w:val="005D0506"/>
    <w:rsid w:val="005D059F"/>
    <w:rsid w:val="005D16A2"/>
    <w:rsid w:val="005D208E"/>
    <w:rsid w:val="005D290D"/>
    <w:rsid w:val="005D2EDF"/>
    <w:rsid w:val="005D2F5A"/>
    <w:rsid w:val="005D30E9"/>
    <w:rsid w:val="005D3A5E"/>
    <w:rsid w:val="005D3C8A"/>
    <w:rsid w:val="005D435C"/>
    <w:rsid w:val="005D45FC"/>
    <w:rsid w:val="005D46B8"/>
    <w:rsid w:val="005D4749"/>
    <w:rsid w:val="005D4A63"/>
    <w:rsid w:val="005D558F"/>
    <w:rsid w:val="005D55D5"/>
    <w:rsid w:val="005D5B47"/>
    <w:rsid w:val="005D6A24"/>
    <w:rsid w:val="005D6A64"/>
    <w:rsid w:val="005D6BDF"/>
    <w:rsid w:val="005D6D6D"/>
    <w:rsid w:val="005D7150"/>
    <w:rsid w:val="005D737D"/>
    <w:rsid w:val="005D7839"/>
    <w:rsid w:val="005E001A"/>
    <w:rsid w:val="005E05CA"/>
    <w:rsid w:val="005E124C"/>
    <w:rsid w:val="005E18DC"/>
    <w:rsid w:val="005E1A08"/>
    <w:rsid w:val="005E2C50"/>
    <w:rsid w:val="005E2EE3"/>
    <w:rsid w:val="005E32FC"/>
    <w:rsid w:val="005E3F07"/>
    <w:rsid w:val="005E4018"/>
    <w:rsid w:val="005E4143"/>
    <w:rsid w:val="005E53B6"/>
    <w:rsid w:val="005E57A9"/>
    <w:rsid w:val="005E5AAA"/>
    <w:rsid w:val="005E5B90"/>
    <w:rsid w:val="005E67BA"/>
    <w:rsid w:val="005E6960"/>
    <w:rsid w:val="005E6EF0"/>
    <w:rsid w:val="005E70AE"/>
    <w:rsid w:val="005E7339"/>
    <w:rsid w:val="005E76C5"/>
    <w:rsid w:val="005E775D"/>
    <w:rsid w:val="005E7C04"/>
    <w:rsid w:val="005E7D3A"/>
    <w:rsid w:val="005F06D6"/>
    <w:rsid w:val="005F0C98"/>
    <w:rsid w:val="005F24A8"/>
    <w:rsid w:val="005F2B99"/>
    <w:rsid w:val="005F2EEA"/>
    <w:rsid w:val="005F339F"/>
    <w:rsid w:val="005F40CE"/>
    <w:rsid w:val="005F41A3"/>
    <w:rsid w:val="005F4798"/>
    <w:rsid w:val="005F50A7"/>
    <w:rsid w:val="005F61D1"/>
    <w:rsid w:val="005F6B5D"/>
    <w:rsid w:val="005F6BC8"/>
    <w:rsid w:val="005F6D80"/>
    <w:rsid w:val="005F71CA"/>
    <w:rsid w:val="005F7348"/>
    <w:rsid w:val="005F7785"/>
    <w:rsid w:val="005F7801"/>
    <w:rsid w:val="005F7DCF"/>
    <w:rsid w:val="005F7EA9"/>
    <w:rsid w:val="00600B9D"/>
    <w:rsid w:val="0060133D"/>
    <w:rsid w:val="00601BBF"/>
    <w:rsid w:val="006020CC"/>
    <w:rsid w:val="006020F8"/>
    <w:rsid w:val="00602397"/>
    <w:rsid w:val="00602BC7"/>
    <w:rsid w:val="00602F74"/>
    <w:rsid w:val="006033FC"/>
    <w:rsid w:val="00603649"/>
    <w:rsid w:val="00603BF6"/>
    <w:rsid w:val="00603D5E"/>
    <w:rsid w:val="00603EA4"/>
    <w:rsid w:val="0060439A"/>
    <w:rsid w:val="006051BE"/>
    <w:rsid w:val="006051D2"/>
    <w:rsid w:val="0060527E"/>
    <w:rsid w:val="0060587B"/>
    <w:rsid w:val="00605B93"/>
    <w:rsid w:val="00605EE6"/>
    <w:rsid w:val="0060602E"/>
    <w:rsid w:val="006064FC"/>
    <w:rsid w:val="006066B5"/>
    <w:rsid w:val="00606AA2"/>
    <w:rsid w:val="006077AD"/>
    <w:rsid w:val="006079E6"/>
    <w:rsid w:val="00607AFB"/>
    <w:rsid w:val="00607B0D"/>
    <w:rsid w:val="00607E89"/>
    <w:rsid w:val="00610507"/>
    <w:rsid w:val="0061067E"/>
    <w:rsid w:val="00610969"/>
    <w:rsid w:val="00610A1D"/>
    <w:rsid w:val="006112D6"/>
    <w:rsid w:val="00611CA6"/>
    <w:rsid w:val="00611D76"/>
    <w:rsid w:val="006126F2"/>
    <w:rsid w:val="00612F7B"/>
    <w:rsid w:val="006136EA"/>
    <w:rsid w:val="00613F19"/>
    <w:rsid w:val="0061416A"/>
    <w:rsid w:val="006141C8"/>
    <w:rsid w:val="00614294"/>
    <w:rsid w:val="00614517"/>
    <w:rsid w:val="00614B02"/>
    <w:rsid w:val="006154E0"/>
    <w:rsid w:val="0061555E"/>
    <w:rsid w:val="00615D34"/>
    <w:rsid w:val="00615E1A"/>
    <w:rsid w:val="006164E0"/>
    <w:rsid w:val="00617D65"/>
    <w:rsid w:val="00617FA3"/>
    <w:rsid w:val="0062027D"/>
    <w:rsid w:val="00620718"/>
    <w:rsid w:val="00621F02"/>
    <w:rsid w:val="00621FBA"/>
    <w:rsid w:val="006226A4"/>
    <w:rsid w:val="00622DF9"/>
    <w:rsid w:val="00622E59"/>
    <w:rsid w:val="0062323E"/>
    <w:rsid w:val="00623A0D"/>
    <w:rsid w:val="00623BB3"/>
    <w:rsid w:val="00623EF1"/>
    <w:rsid w:val="00625119"/>
    <w:rsid w:val="00625429"/>
    <w:rsid w:val="00626C12"/>
    <w:rsid w:val="00627430"/>
    <w:rsid w:val="00627B67"/>
    <w:rsid w:val="00631113"/>
    <w:rsid w:val="00631666"/>
    <w:rsid w:val="00631740"/>
    <w:rsid w:val="00631CE6"/>
    <w:rsid w:val="00632C90"/>
    <w:rsid w:val="00635228"/>
    <w:rsid w:val="00635732"/>
    <w:rsid w:val="00635CB8"/>
    <w:rsid w:val="006364DA"/>
    <w:rsid w:val="0063650B"/>
    <w:rsid w:val="00636803"/>
    <w:rsid w:val="00636C32"/>
    <w:rsid w:val="00636E76"/>
    <w:rsid w:val="00636F2A"/>
    <w:rsid w:val="00637212"/>
    <w:rsid w:val="006377DC"/>
    <w:rsid w:val="00637997"/>
    <w:rsid w:val="00640DC9"/>
    <w:rsid w:val="006418D9"/>
    <w:rsid w:val="00641978"/>
    <w:rsid w:val="00641F9B"/>
    <w:rsid w:val="006424B6"/>
    <w:rsid w:val="0064263E"/>
    <w:rsid w:val="00642CFF"/>
    <w:rsid w:val="0064317B"/>
    <w:rsid w:val="00643A01"/>
    <w:rsid w:val="00643DFE"/>
    <w:rsid w:val="00644258"/>
    <w:rsid w:val="00644951"/>
    <w:rsid w:val="0064640C"/>
    <w:rsid w:val="006474C5"/>
    <w:rsid w:val="00650165"/>
    <w:rsid w:val="006502C9"/>
    <w:rsid w:val="00650FF4"/>
    <w:rsid w:val="006514D3"/>
    <w:rsid w:val="006518AC"/>
    <w:rsid w:val="00651F91"/>
    <w:rsid w:val="006531D2"/>
    <w:rsid w:val="006533DD"/>
    <w:rsid w:val="00653916"/>
    <w:rsid w:val="00654272"/>
    <w:rsid w:val="006545E8"/>
    <w:rsid w:val="00654BEE"/>
    <w:rsid w:val="00654E7F"/>
    <w:rsid w:val="00654FF9"/>
    <w:rsid w:val="006556BA"/>
    <w:rsid w:val="00656A62"/>
    <w:rsid w:val="00657646"/>
    <w:rsid w:val="006576DD"/>
    <w:rsid w:val="00657A1C"/>
    <w:rsid w:val="00657B90"/>
    <w:rsid w:val="00657B96"/>
    <w:rsid w:val="00660112"/>
    <w:rsid w:val="006601FA"/>
    <w:rsid w:val="006603A8"/>
    <w:rsid w:val="00661258"/>
    <w:rsid w:val="00661406"/>
    <w:rsid w:val="0066152C"/>
    <w:rsid w:val="00661862"/>
    <w:rsid w:val="00661BD5"/>
    <w:rsid w:val="00661E57"/>
    <w:rsid w:val="006625E4"/>
    <w:rsid w:val="0066318A"/>
    <w:rsid w:val="00663D38"/>
    <w:rsid w:val="00663E43"/>
    <w:rsid w:val="006644EB"/>
    <w:rsid w:val="006645A2"/>
    <w:rsid w:val="00664836"/>
    <w:rsid w:val="00665154"/>
    <w:rsid w:val="006657E9"/>
    <w:rsid w:val="00666761"/>
    <w:rsid w:val="0066712E"/>
    <w:rsid w:val="0066742F"/>
    <w:rsid w:val="00670223"/>
    <w:rsid w:val="00670AA5"/>
    <w:rsid w:val="00671114"/>
    <w:rsid w:val="00671376"/>
    <w:rsid w:val="00671433"/>
    <w:rsid w:val="0067196B"/>
    <w:rsid w:val="00671A73"/>
    <w:rsid w:val="006722F7"/>
    <w:rsid w:val="00672884"/>
    <w:rsid w:val="00672E90"/>
    <w:rsid w:val="006731B0"/>
    <w:rsid w:val="006734A5"/>
    <w:rsid w:val="00674201"/>
    <w:rsid w:val="00674C5D"/>
    <w:rsid w:val="006750C8"/>
    <w:rsid w:val="006761F2"/>
    <w:rsid w:val="00676D6D"/>
    <w:rsid w:val="00677048"/>
    <w:rsid w:val="006770F8"/>
    <w:rsid w:val="00677166"/>
    <w:rsid w:val="00677A40"/>
    <w:rsid w:val="00677FDE"/>
    <w:rsid w:val="0068081D"/>
    <w:rsid w:val="00680897"/>
    <w:rsid w:val="0068152A"/>
    <w:rsid w:val="006818EA"/>
    <w:rsid w:val="00681BAB"/>
    <w:rsid w:val="0068253E"/>
    <w:rsid w:val="0068261A"/>
    <w:rsid w:val="00682666"/>
    <w:rsid w:val="00682739"/>
    <w:rsid w:val="006827AC"/>
    <w:rsid w:val="0068286C"/>
    <w:rsid w:val="006829DA"/>
    <w:rsid w:val="00682AB5"/>
    <w:rsid w:val="00682F41"/>
    <w:rsid w:val="00683D66"/>
    <w:rsid w:val="0068416A"/>
    <w:rsid w:val="006841AA"/>
    <w:rsid w:val="006843AB"/>
    <w:rsid w:val="0068456C"/>
    <w:rsid w:val="00684629"/>
    <w:rsid w:val="0068498A"/>
    <w:rsid w:val="00684E6C"/>
    <w:rsid w:val="0068533C"/>
    <w:rsid w:val="006855D0"/>
    <w:rsid w:val="006860B2"/>
    <w:rsid w:val="00686485"/>
    <w:rsid w:val="006865E6"/>
    <w:rsid w:val="006869E7"/>
    <w:rsid w:val="00686B72"/>
    <w:rsid w:val="00686C0F"/>
    <w:rsid w:val="00686C76"/>
    <w:rsid w:val="006871E2"/>
    <w:rsid w:val="00687804"/>
    <w:rsid w:val="006909FB"/>
    <w:rsid w:val="00690A3C"/>
    <w:rsid w:val="0069138E"/>
    <w:rsid w:val="006915E1"/>
    <w:rsid w:val="00692F2A"/>
    <w:rsid w:val="006937BF"/>
    <w:rsid w:val="00693EBC"/>
    <w:rsid w:val="0069456A"/>
    <w:rsid w:val="0069457B"/>
    <w:rsid w:val="006947A5"/>
    <w:rsid w:val="00694A37"/>
    <w:rsid w:val="00694DE4"/>
    <w:rsid w:val="006958DA"/>
    <w:rsid w:val="0069599F"/>
    <w:rsid w:val="00695ED2"/>
    <w:rsid w:val="00695FA3"/>
    <w:rsid w:val="00696455"/>
    <w:rsid w:val="00696E8C"/>
    <w:rsid w:val="00696FE5"/>
    <w:rsid w:val="006970EB"/>
    <w:rsid w:val="006972B8"/>
    <w:rsid w:val="006978FA"/>
    <w:rsid w:val="00697D9B"/>
    <w:rsid w:val="006A04B6"/>
    <w:rsid w:val="006A0EFE"/>
    <w:rsid w:val="006A1AFF"/>
    <w:rsid w:val="006A245E"/>
    <w:rsid w:val="006A2874"/>
    <w:rsid w:val="006A32E7"/>
    <w:rsid w:val="006A3391"/>
    <w:rsid w:val="006A35AB"/>
    <w:rsid w:val="006A441A"/>
    <w:rsid w:val="006A4F4F"/>
    <w:rsid w:val="006A528F"/>
    <w:rsid w:val="006A53A2"/>
    <w:rsid w:val="006A5637"/>
    <w:rsid w:val="006A5C64"/>
    <w:rsid w:val="006A5E46"/>
    <w:rsid w:val="006A608B"/>
    <w:rsid w:val="006A623C"/>
    <w:rsid w:val="006A62CE"/>
    <w:rsid w:val="006A630C"/>
    <w:rsid w:val="006A6C67"/>
    <w:rsid w:val="006A726E"/>
    <w:rsid w:val="006A74A0"/>
    <w:rsid w:val="006A7DDE"/>
    <w:rsid w:val="006B0426"/>
    <w:rsid w:val="006B0CCE"/>
    <w:rsid w:val="006B0F58"/>
    <w:rsid w:val="006B115A"/>
    <w:rsid w:val="006B1444"/>
    <w:rsid w:val="006B1481"/>
    <w:rsid w:val="006B24C8"/>
    <w:rsid w:val="006B2A55"/>
    <w:rsid w:val="006B2B96"/>
    <w:rsid w:val="006B3197"/>
    <w:rsid w:val="006B39E2"/>
    <w:rsid w:val="006B50FB"/>
    <w:rsid w:val="006B54B7"/>
    <w:rsid w:val="006B555E"/>
    <w:rsid w:val="006B5C69"/>
    <w:rsid w:val="006B5D08"/>
    <w:rsid w:val="006B64EE"/>
    <w:rsid w:val="006B6ADC"/>
    <w:rsid w:val="006B7DBD"/>
    <w:rsid w:val="006C07F5"/>
    <w:rsid w:val="006C08C7"/>
    <w:rsid w:val="006C0D19"/>
    <w:rsid w:val="006C0D30"/>
    <w:rsid w:val="006C1F7E"/>
    <w:rsid w:val="006C2BE9"/>
    <w:rsid w:val="006C3C06"/>
    <w:rsid w:val="006C3C66"/>
    <w:rsid w:val="006C660F"/>
    <w:rsid w:val="006C70AC"/>
    <w:rsid w:val="006C730B"/>
    <w:rsid w:val="006C7948"/>
    <w:rsid w:val="006C7C9E"/>
    <w:rsid w:val="006C7CC0"/>
    <w:rsid w:val="006C7FE7"/>
    <w:rsid w:val="006D010F"/>
    <w:rsid w:val="006D0BF8"/>
    <w:rsid w:val="006D11F5"/>
    <w:rsid w:val="006D18A2"/>
    <w:rsid w:val="006D1B9A"/>
    <w:rsid w:val="006D1C68"/>
    <w:rsid w:val="006D1F90"/>
    <w:rsid w:val="006D21EC"/>
    <w:rsid w:val="006D3B77"/>
    <w:rsid w:val="006D3C05"/>
    <w:rsid w:val="006D463D"/>
    <w:rsid w:val="006D49E4"/>
    <w:rsid w:val="006D5596"/>
    <w:rsid w:val="006D6267"/>
    <w:rsid w:val="006D63F7"/>
    <w:rsid w:val="006D6D15"/>
    <w:rsid w:val="006D6DE7"/>
    <w:rsid w:val="006E0323"/>
    <w:rsid w:val="006E041A"/>
    <w:rsid w:val="006E06B3"/>
    <w:rsid w:val="006E1080"/>
    <w:rsid w:val="006E1318"/>
    <w:rsid w:val="006E1A56"/>
    <w:rsid w:val="006E1CB9"/>
    <w:rsid w:val="006E1FC9"/>
    <w:rsid w:val="006E2283"/>
    <w:rsid w:val="006E29C7"/>
    <w:rsid w:val="006E2CFE"/>
    <w:rsid w:val="006E2E55"/>
    <w:rsid w:val="006E2E8B"/>
    <w:rsid w:val="006E2EE7"/>
    <w:rsid w:val="006E363B"/>
    <w:rsid w:val="006E3C1F"/>
    <w:rsid w:val="006E4069"/>
    <w:rsid w:val="006E427C"/>
    <w:rsid w:val="006E4455"/>
    <w:rsid w:val="006E45F3"/>
    <w:rsid w:val="006E4732"/>
    <w:rsid w:val="006E5002"/>
    <w:rsid w:val="006E5059"/>
    <w:rsid w:val="006E5316"/>
    <w:rsid w:val="006E53F0"/>
    <w:rsid w:val="006E54F4"/>
    <w:rsid w:val="006E57E5"/>
    <w:rsid w:val="006E586B"/>
    <w:rsid w:val="006E59A0"/>
    <w:rsid w:val="006E5D48"/>
    <w:rsid w:val="006E6219"/>
    <w:rsid w:val="006E6508"/>
    <w:rsid w:val="006E66C1"/>
    <w:rsid w:val="006E6823"/>
    <w:rsid w:val="006E6CCB"/>
    <w:rsid w:val="006E763F"/>
    <w:rsid w:val="006E77A0"/>
    <w:rsid w:val="006E7CC6"/>
    <w:rsid w:val="006E7F41"/>
    <w:rsid w:val="006F0117"/>
    <w:rsid w:val="006F073E"/>
    <w:rsid w:val="006F121A"/>
    <w:rsid w:val="006F1ACB"/>
    <w:rsid w:val="006F23AD"/>
    <w:rsid w:val="006F2ABF"/>
    <w:rsid w:val="006F2FA0"/>
    <w:rsid w:val="006F39BB"/>
    <w:rsid w:val="006F3CB4"/>
    <w:rsid w:val="006F3D87"/>
    <w:rsid w:val="006F418F"/>
    <w:rsid w:val="006F43F1"/>
    <w:rsid w:val="006F4700"/>
    <w:rsid w:val="006F49A3"/>
    <w:rsid w:val="006F4B7A"/>
    <w:rsid w:val="006F5E2B"/>
    <w:rsid w:val="006F6126"/>
    <w:rsid w:val="006F6164"/>
    <w:rsid w:val="006F636D"/>
    <w:rsid w:val="006F6499"/>
    <w:rsid w:val="006F64B4"/>
    <w:rsid w:val="006F6FDB"/>
    <w:rsid w:val="006F73FC"/>
    <w:rsid w:val="006F7C35"/>
    <w:rsid w:val="00700132"/>
    <w:rsid w:val="0070052A"/>
    <w:rsid w:val="0070186E"/>
    <w:rsid w:val="00701A9D"/>
    <w:rsid w:val="0070243B"/>
    <w:rsid w:val="00702906"/>
    <w:rsid w:val="00702A1F"/>
    <w:rsid w:val="00702C14"/>
    <w:rsid w:val="00702CF9"/>
    <w:rsid w:val="007032FB"/>
    <w:rsid w:val="00703890"/>
    <w:rsid w:val="0070421C"/>
    <w:rsid w:val="007043E0"/>
    <w:rsid w:val="00705210"/>
    <w:rsid w:val="007054F1"/>
    <w:rsid w:val="00705B99"/>
    <w:rsid w:val="007064D1"/>
    <w:rsid w:val="007065AE"/>
    <w:rsid w:val="007067AD"/>
    <w:rsid w:val="00706C9F"/>
    <w:rsid w:val="00706D59"/>
    <w:rsid w:val="00706EC5"/>
    <w:rsid w:val="00706FCF"/>
    <w:rsid w:val="007075E3"/>
    <w:rsid w:val="007100D9"/>
    <w:rsid w:val="007102C0"/>
    <w:rsid w:val="00710325"/>
    <w:rsid w:val="007103CC"/>
    <w:rsid w:val="00710455"/>
    <w:rsid w:val="0071080F"/>
    <w:rsid w:val="00711697"/>
    <w:rsid w:val="00711A0A"/>
    <w:rsid w:val="00711D83"/>
    <w:rsid w:val="00711F0D"/>
    <w:rsid w:val="007132E4"/>
    <w:rsid w:val="0071349F"/>
    <w:rsid w:val="0071367F"/>
    <w:rsid w:val="00713724"/>
    <w:rsid w:val="00713850"/>
    <w:rsid w:val="00713CF0"/>
    <w:rsid w:val="0071426A"/>
    <w:rsid w:val="007160B3"/>
    <w:rsid w:val="00716208"/>
    <w:rsid w:val="00716585"/>
    <w:rsid w:val="007166A4"/>
    <w:rsid w:val="00716C2F"/>
    <w:rsid w:val="0071744B"/>
    <w:rsid w:val="0071746B"/>
    <w:rsid w:val="00717866"/>
    <w:rsid w:val="00717871"/>
    <w:rsid w:val="00717BA5"/>
    <w:rsid w:val="00720975"/>
    <w:rsid w:val="00722080"/>
    <w:rsid w:val="00722FEB"/>
    <w:rsid w:val="00723B5A"/>
    <w:rsid w:val="00724648"/>
    <w:rsid w:val="00724761"/>
    <w:rsid w:val="007248A2"/>
    <w:rsid w:val="00724CA7"/>
    <w:rsid w:val="00725E37"/>
    <w:rsid w:val="007265AE"/>
    <w:rsid w:val="00726F24"/>
    <w:rsid w:val="007275EE"/>
    <w:rsid w:val="007305D7"/>
    <w:rsid w:val="00730771"/>
    <w:rsid w:val="00730C16"/>
    <w:rsid w:val="00730E0D"/>
    <w:rsid w:val="00731079"/>
    <w:rsid w:val="00731587"/>
    <w:rsid w:val="00731E4C"/>
    <w:rsid w:val="0073224A"/>
    <w:rsid w:val="0073292A"/>
    <w:rsid w:val="0073296A"/>
    <w:rsid w:val="00733050"/>
    <w:rsid w:val="0073385A"/>
    <w:rsid w:val="007343CB"/>
    <w:rsid w:val="007348D1"/>
    <w:rsid w:val="00735264"/>
    <w:rsid w:val="00735F8B"/>
    <w:rsid w:val="00736117"/>
    <w:rsid w:val="0073616D"/>
    <w:rsid w:val="007405F0"/>
    <w:rsid w:val="007409F6"/>
    <w:rsid w:val="00740D70"/>
    <w:rsid w:val="00740F5B"/>
    <w:rsid w:val="007410EA"/>
    <w:rsid w:val="00741376"/>
    <w:rsid w:val="00741472"/>
    <w:rsid w:val="00742562"/>
    <w:rsid w:val="0074277A"/>
    <w:rsid w:val="00742FCF"/>
    <w:rsid w:val="00743188"/>
    <w:rsid w:val="00743764"/>
    <w:rsid w:val="00743852"/>
    <w:rsid w:val="00743AE6"/>
    <w:rsid w:val="00743DAE"/>
    <w:rsid w:val="00744822"/>
    <w:rsid w:val="00744B67"/>
    <w:rsid w:val="007450AE"/>
    <w:rsid w:val="007454D2"/>
    <w:rsid w:val="00745536"/>
    <w:rsid w:val="0074583A"/>
    <w:rsid w:val="00745BCE"/>
    <w:rsid w:val="00745EE4"/>
    <w:rsid w:val="00746121"/>
    <w:rsid w:val="007463E3"/>
    <w:rsid w:val="00746DAE"/>
    <w:rsid w:val="007474C8"/>
    <w:rsid w:val="00750C0D"/>
    <w:rsid w:val="0075100F"/>
    <w:rsid w:val="00751AF3"/>
    <w:rsid w:val="00752743"/>
    <w:rsid w:val="00752965"/>
    <w:rsid w:val="00752B4D"/>
    <w:rsid w:val="00752E9C"/>
    <w:rsid w:val="00752F1E"/>
    <w:rsid w:val="00753EE8"/>
    <w:rsid w:val="00753FC2"/>
    <w:rsid w:val="00754027"/>
    <w:rsid w:val="00755148"/>
    <w:rsid w:val="007554CE"/>
    <w:rsid w:val="00755A48"/>
    <w:rsid w:val="00755C0F"/>
    <w:rsid w:val="00756F7C"/>
    <w:rsid w:val="00757374"/>
    <w:rsid w:val="007574C9"/>
    <w:rsid w:val="007600BB"/>
    <w:rsid w:val="00760FA2"/>
    <w:rsid w:val="0076136E"/>
    <w:rsid w:val="00761A5F"/>
    <w:rsid w:val="007622AC"/>
    <w:rsid w:val="00762477"/>
    <w:rsid w:val="0076269F"/>
    <w:rsid w:val="00762D70"/>
    <w:rsid w:val="00763C57"/>
    <w:rsid w:val="007648C0"/>
    <w:rsid w:val="00764B65"/>
    <w:rsid w:val="00764B76"/>
    <w:rsid w:val="00765E32"/>
    <w:rsid w:val="0076651F"/>
    <w:rsid w:val="0076669A"/>
    <w:rsid w:val="00766885"/>
    <w:rsid w:val="007669E2"/>
    <w:rsid w:val="0076702E"/>
    <w:rsid w:val="00767AA0"/>
    <w:rsid w:val="00767F12"/>
    <w:rsid w:val="00770660"/>
    <w:rsid w:val="00770BF2"/>
    <w:rsid w:val="007711C1"/>
    <w:rsid w:val="00771530"/>
    <w:rsid w:val="0077157F"/>
    <w:rsid w:val="007719C0"/>
    <w:rsid w:val="0077257B"/>
    <w:rsid w:val="0077268C"/>
    <w:rsid w:val="00772CD6"/>
    <w:rsid w:val="007732E4"/>
    <w:rsid w:val="007742E4"/>
    <w:rsid w:val="00774861"/>
    <w:rsid w:val="00774882"/>
    <w:rsid w:val="00774A87"/>
    <w:rsid w:val="00774AEE"/>
    <w:rsid w:val="0077551E"/>
    <w:rsid w:val="00775DB1"/>
    <w:rsid w:val="00775DED"/>
    <w:rsid w:val="00776B7D"/>
    <w:rsid w:val="00776F83"/>
    <w:rsid w:val="00780181"/>
    <w:rsid w:val="00780280"/>
    <w:rsid w:val="00780630"/>
    <w:rsid w:val="00780713"/>
    <w:rsid w:val="00780A8D"/>
    <w:rsid w:val="00781290"/>
    <w:rsid w:val="00781332"/>
    <w:rsid w:val="007818AD"/>
    <w:rsid w:val="00781CFC"/>
    <w:rsid w:val="00782511"/>
    <w:rsid w:val="007826FD"/>
    <w:rsid w:val="007833AA"/>
    <w:rsid w:val="007833FA"/>
    <w:rsid w:val="00783B73"/>
    <w:rsid w:val="00783E06"/>
    <w:rsid w:val="00784578"/>
    <w:rsid w:val="00784869"/>
    <w:rsid w:val="00784875"/>
    <w:rsid w:val="00784FFD"/>
    <w:rsid w:val="00785064"/>
    <w:rsid w:val="007862BE"/>
    <w:rsid w:val="007864D1"/>
    <w:rsid w:val="00786CBD"/>
    <w:rsid w:val="0078724F"/>
    <w:rsid w:val="0078752E"/>
    <w:rsid w:val="007875B1"/>
    <w:rsid w:val="00787C36"/>
    <w:rsid w:val="00790177"/>
    <w:rsid w:val="00790EC6"/>
    <w:rsid w:val="007910B3"/>
    <w:rsid w:val="0079136B"/>
    <w:rsid w:val="00792412"/>
    <w:rsid w:val="00792B2F"/>
    <w:rsid w:val="00792B33"/>
    <w:rsid w:val="007939B4"/>
    <w:rsid w:val="00793B8E"/>
    <w:rsid w:val="00793BB9"/>
    <w:rsid w:val="007940CE"/>
    <w:rsid w:val="00794145"/>
    <w:rsid w:val="00794A12"/>
    <w:rsid w:val="00794C85"/>
    <w:rsid w:val="00794EA8"/>
    <w:rsid w:val="00795341"/>
    <w:rsid w:val="0079565C"/>
    <w:rsid w:val="0079583B"/>
    <w:rsid w:val="00795840"/>
    <w:rsid w:val="00795D22"/>
    <w:rsid w:val="0079666D"/>
    <w:rsid w:val="00797094"/>
    <w:rsid w:val="00797C49"/>
    <w:rsid w:val="007A07B8"/>
    <w:rsid w:val="007A0D44"/>
    <w:rsid w:val="007A1BC3"/>
    <w:rsid w:val="007A2530"/>
    <w:rsid w:val="007A2655"/>
    <w:rsid w:val="007A37BE"/>
    <w:rsid w:val="007A4792"/>
    <w:rsid w:val="007A48B0"/>
    <w:rsid w:val="007A5370"/>
    <w:rsid w:val="007A5653"/>
    <w:rsid w:val="007A59D2"/>
    <w:rsid w:val="007A5E40"/>
    <w:rsid w:val="007A640F"/>
    <w:rsid w:val="007B04B9"/>
    <w:rsid w:val="007B0831"/>
    <w:rsid w:val="007B0C4D"/>
    <w:rsid w:val="007B13DF"/>
    <w:rsid w:val="007B220B"/>
    <w:rsid w:val="007B2983"/>
    <w:rsid w:val="007B3377"/>
    <w:rsid w:val="007B39B7"/>
    <w:rsid w:val="007B3B6A"/>
    <w:rsid w:val="007B421E"/>
    <w:rsid w:val="007B558A"/>
    <w:rsid w:val="007B5A3F"/>
    <w:rsid w:val="007B66CF"/>
    <w:rsid w:val="007B6BC1"/>
    <w:rsid w:val="007B718E"/>
    <w:rsid w:val="007B724D"/>
    <w:rsid w:val="007B7373"/>
    <w:rsid w:val="007B767B"/>
    <w:rsid w:val="007B7ACF"/>
    <w:rsid w:val="007B7D09"/>
    <w:rsid w:val="007C0452"/>
    <w:rsid w:val="007C04DC"/>
    <w:rsid w:val="007C0789"/>
    <w:rsid w:val="007C0E6C"/>
    <w:rsid w:val="007C145F"/>
    <w:rsid w:val="007C15A6"/>
    <w:rsid w:val="007C1EA5"/>
    <w:rsid w:val="007C2A07"/>
    <w:rsid w:val="007C3341"/>
    <w:rsid w:val="007C3394"/>
    <w:rsid w:val="007C3AA0"/>
    <w:rsid w:val="007C3E68"/>
    <w:rsid w:val="007C48DE"/>
    <w:rsid w:val="007C4C1D"/>
    <w:rsid w:val="007C4E3D"/>
    <w:rsid w:val="007C566B"/>
    <w:rsid w:val="007C5C71"/>
    <w:rsid w:val="007C5E0C"/>
    <w:rsid w:val="007C60BE"/>
    <w:rsid w:val="007C6105"/>
    <w:rsid w:val="007C63CC"/>
    <w:rsid w:val="007C6727"/>
    <w:rsid w:val="007C7AF8"/>
    <w:rsid w:val="007C7F0E"/>
    <w:rsid w:val="007D0E37"/>
    <w:rsid w:val="007D26B6"/>
    <w:rsid w:val="007D26D5"/>
    <w:rsid w:val="007D26FE"/>
    <w:rsid w:val="007D2782"/>
    <w:rsid w:val="007D2AF6"/>
    <w:rsid w:val="007D345A"/>
    <w:rsid w:val="007D406E"/>
    <w:rsid w:val="007D4EB1"/>
    <w:rsid w:val="007D5879"/>
    <w:rsid w:val="007D6F59"/>
    <w:rsid w:val="007D7068"/>
    <w:rsid w:val="007D7367"/>
    <w:rsid w:val="007D7B4E"/>
    <w:rsid w:val="007E016D"/>
    <w:rsid w:val="007E034E"/>
    <w:rsid w:val="007E06A8"/>
    <w:rsid w:val="007E0DF4"/>
    <w:rsid w:val="007E0E1F"/>
    <w:rsid w:val="007E14F8"/>
    <w:rsid w:val="007E1C13"/>
    <w:rsid w:val="007E1FBA"/>
    <w:rsid w:val="007E20AD"/>
    <w:rsid w:val="007E238B"/>
    <w:rsid w:val="007E2CD2"/>
    <w:rsid w:val="007E3724"/>
    <w:rsid w:val="007E3761"/>
    <w:rsid w:val="007E38D6"/>
    <w:rsid w:val="007E3F65"/>
    <w:rsid w:val="007E429F"/>
    <w:rsid w:val="007E494D"/>
    <w:rsid w:val="007E5070"/>
    <w:rsid w:val="007E52F5"/>
    <w:rsid w:val="007E533B"/>
    <w:rsid w:val="007E5D8D"/>
    <w:rsid w:val="007E6DF4"/>
    <w:rsid w:val="007E7936"/>
    <w:rsid w:val="007E793B"/>
    <w:rsid w:val="007F0D11"/>
    <w:rsid w:val="007F1EBC"/>
    <w:rsid w:val="007F22AA"/>
    <w:rsid w:val="007F27DF"/>
    <w:rsid w:val="007F2945"/>
    <w:rsid w:val="007F3063"/>
    <w:rsid w:val="007F3AD1"/>
    <w:rsid w:val="007F3CBB"/>
    <w:rsid w:val="007F3F58"/>
    <w:rsid w:val="007F5008"/>
    <w:rsid w:val="007F5031"/>
    <w:rsid w:val="007F5452"/>
    <w:rsid w:val="007F5563"/>
    <w:rsid w:val="007F5AD1"/>
    <w:rsid w:val="007F5C94"/>
    <w:rsid w:val="007F61B6"/>
    <w:rsid w:val="007F67BB"/>
    <w:rsid w:val="007F68F7"/>
    <w:rsid w:val="007F6F7B"/>
    <w:rsid w:val="007F7338"/>
    <w:rsid w:val="007F767F"/>
    <w:rsid w:val="00800191"/>
    <w:rsid w:val="008009F2"/>
    <w:rsid w:val="0080130C"/>
    <w:rsid w:val="00801EE2"/>
    <w:rsid w:val="00801EF0"/>
    <w:rsid w:val="00801F53"/>
    <w:rsid w:val="00802476"/>
    <w:rsid w:val="00804154"/>
    <w:rsid w:val="00804500"/>
    <w:rsid w:val="00804C24"/>
    <w:rsid w:val="00804F1F"/>
    <w:rsid w:val="008051B9"/>
    <w:rsid w:val="0080532D"/>
    <w:rsid w:val="00805CC7"/>
    <w:rsid w:val="00805D0E"/>
    <w:rsid w:val="00806015"/>
    <w:rsid w:val="00806374"/>
    <w:rsid w:val="008063CE"/>
    <w:rsid w:val="008064F5"/>
    <w:rsid w:val="00806865"/>
    <w:rsid w:val="00806E00"/>
    <w:rsid w:val="008072FA"/>
    <w:rsid w:val="00807703"/>
    <w:rsid w:val="00807A22"/>
    <w:rsid w:val="00810088"/>
    <w:rsid w:val="00810EC3"/>
    <w:rsid w:val="00810FA9"/>
    <w:rsid w:val="0081112A"/>
    <w:rsid w:val="00811685"/>
    <w:rsid w:val="008118A4"/>
    <w:rsid w:val="00811CE4"/>
    <w:rsid w:val="0081228E"/>
    <w:rsid w:val="00814465"/>
    <w:rsid w:val="00814689"/>
    <w:rsid w:val="00814B1F"/>
    <w:rsid w:val="00814C3A"/>
    <w:rsid w:val="00814D8B"/>
    <w:rsid w:val="00815688"/>
    <w:rsid w:val="00815C40"/>
    <w:rsid w:val="00815C81"/>
    <w:rsid w:val="008160AE"/>
    <w:rsid w:val="00816178"/>
    <w:rsid w:val="008166DC"/>
    <w:rsid w:val="00816ADE"/>
    <w:rsid w:val="00816EFD"/>
    <w:rsid w:val="00820075"/>
    <w:rsid w:val="00820944"/>
    <w:rsid w:val="008218A6"/>
    <w:rsid w:val="00821A16"/>
    <w:rsid w:val="00821D8A"/>
    <w:rsid w:val="00822055"/>
    <w:rsid w:val="00822AEC"/>
    <w:rsid w:val="00822C83"/>
    <w:rsid w:val="00822E5C"/>
    <w:rsid w:val="008243DC"/>
    <w:rsid w:val="008247ED"/>
    <w:rsid w:val="008249D0"/>
    <w:rsid w:val="00824AC9"/>
    <w:rsid w:val="00824E81"/>
    <w:rsid w:val="0082529E"/>
    <w:rsid w:val="00825D2F"/>
    <w:rsid w:val="008268D5"/>
    <w:rsid w:val="00826F84"/>
    <w:rsid w:val="008270D8"/>
    <w:rsid w:val="00827249"/>
    <w:rsid w:val="00827970"/>
    <w:rsid w:val="008279AE"/>
    <w:rsid w:val="00827C31"/>
    <w:rsid w:val="00827C7F"/>
    <w:rsid w:val="0083078D"/>
    <w:rsid w:val="00830EC8"/>
    <w:rsid w:val="0083113F"/>
    <w:rsid w:val="008315D6"/>
    <w:rsid w:val="0083184F"/>
    <w:rsid w:val="00831B35"/>
    <w:rsid w:val="00832900"/>
    <w:rsid w:val="00832B1E"/>
    <w:rsid w:val="008330F8"/>
    <w:rsid w:val="0083316F"/>
    <w:rsid w:val="0083331E"/>
    <w:rsid w:val="0083333D"/>
    <w:rsid w:val="008333B8"/>
    <w:rsid w:val="0083362C"/>
    <w:rsid w:val="00833D3D"/>
    <w:rsid w:val="00833E8A"/>
    <w:rsid w:val="0083421E"/>
    <w:rsid w:val="00834418"/>
    <w:rsid w:val="00835146"/>
    <w:rsid w:val="00835809"/>
    <w:rsid w:val="00835BF4"/>
    <w:rsid w:val="0083687A"/>
    <w:rsid w:val="00836AF2"/>
    <w:rsid w:val="00836C24"/>
    <w:rsid w:val="008370AC"/>
    <w:rsid w:val="008370C4"/>
    <w:rsid w:val="008371C8"/>
    <w:rsid w:val="00837E02"/>
    <w:rsid w:val="008408E5"/>
    <w:rsid w:val="008409C4"/>
    <w:rsid w:val="00841024"/>
    <w:rsid w:val="0084107C"/>
    <w:rsid w:val="0084140F"/>
    <w:rsid w:val="0084260C"/>
    <w:rsid w:val="0084287C"/>
    <w:rsid w:val="00843323"/>
    <w:rsid w:val="00843743"/>
    <w:rsid w:val="00843A5E"/>
    <w:rsid w:val="00843F46"/>
    <w:rsid w:val="0084408D"/>
    <w:rsid w:val="0084420F"/>
    <w:rsid w:val="008448B7"/>
    <w:rsid w:val="00844CB1"/>
    <w:rsid w:val="00845260"/>
    <w:rsid w:val="008455DE"/>
    <w:rsid w:val="0084585A"/>
    <w:rsid w:val="00845A07"/>
    <w:rsid w:val="00845C0D"/>
    <w:rsid w:val="00845FD1"/>
    <w:rsid w:val="008460FA"/>
    <w:rsid w:val="00846984"/>
    <w:rsid w:val="00847093"/>
    <w:rsid w:val="008473A5"/>
    <w:rsid w:val="0084768B"/>
    <w:rsid w:val="00847ABE"/>
    <w:rsid w:val="0085033C"/>
    <w:rsid w:val="00850626"/>
    <w:rsid w:val="00851207"/>
    <w:rsid w:val="00851372"/>
    <w:rsid w:val="008514EA"/>
    <w:rsid w:val="00851A76"/>
    <w:rsid w:val="00851E54"/>
    <w:rsid w:val="00851E55"/>
    <w:rsid w:val="00851F16"/>
    <w:rsid w:val="008520FD"/>
    <w:rsid w:val="00852341"/>
    <w:rsid w:val="00852C45"/>
    <w:rsid w:val="008533E8"/>
    <w:rsid w:val="00853865"/>
    <w:rsid w:val="008538D1"/>
    <w:rsid w:val="00854331"/>
    <w:rsid w:val="00854CD4"/>
    <w:rsid w:val="0085524D"/>
    <w:rsid w:val="00855767"/>
    <w:rsid w:val="0085652C"/>
    <w:rsid w:val="00856719"/>
    <w:rsid w:val="008568F0"/>
    <w:rsid w:val="00857410"/>
    <w:rsid w:val="00857F78"/>
    <w:rsid w:val="00860088"/>
    <w:rsid w:val="0086019E"/>
    <w:rsid w:val="008604D1"/>
    <w:rsid w:val="00860ED9"/>
    <w:rsid w:val="00860EE1"/>
    <w:rsid w:val="008613C2"/>
    <w:rsid w:val="008615A4"/>
    <w:rsid w:val="0086182B"/>
    <w:rsid w:val="00861DD2"/>
    <w:rsid w:val="00861E94"/>
    <w:rsid w:val="00861E9D"/>
    <w:rsid w:val="00862685"/>
    <w:rsid w:val="008626C3"/>
    <w:rsid w:val="00862945"/>
    <w:rsid w:val="00862F98"/>
    <w:rsid w:val="0086375C"/>
    <w:rsid w:val="00863934"/>
    <w:rsid w:val="00863BED"/>
    <w:rsid w:val="00863C16"/>
    <w:rsid w:val="00865748"/>
    <w:rsid w:val="008657F0"/>
    <w:rsid w:val="0086607E"/>
    <w:rsid w:val="008664A3"/>
    <w:rsid w:val="00867BBD"/>
    <w:rsid w:val="00867CA3"/>
    <w:rsid w:val="00867E18"/>
    <w:rsid w:val="008708FE"/>
    <w:rsid w:val="00870A07"/>
    <w:rsid w:val="00870EA3"/>
    <w:rsid w:val="00870FDA"/>
    <w:rsid w:val="008715A8"/>
    <w:rsid w:val="00871F15"/>
    <w:rsid w:val="008723DD"/>
    <w:rsid w:val="00872850"/>
    <w:rsid w:val="00872949"/>
    <w:rsid w:val="00873108"/>
    <w:rsid w:val="0087325E"/>
    <w:rsid w:val="00873538"/>
    <w:rsid w:val="008745D0"/>
    <w:rsid w:val="00874DFE"/>
    <w:rsid w:val="0087576F"/>
    <w:rsid w:val="00875B68"/>
    <w:rsid w:val="0087661A"/>
    <w:rsid w:val="00876D06"/>
    <w:rsid w:val="00877295"/>
    <w:rsid w:val="0087748B"/>
    <w:rsid w:val="008775DD"/>
    <w:rsid w:val="00877962"/>
    <w:rsid w:val="00877BFA"/>
    <w:rsid w:val="00877C7A"/>
    <w:rsid w:val="008800A7"/>
    <w:rsid w:val="00880788"/>
    <w:rsid w:val="008808CC"/>
    <w:rsid w:val="00881093"/>
    <w:rsid w:val="00881DF7"/>
    <w:rsid w:val="008820FF"/>
    <w:rsid w:val="008826E5"/>
    <w:rsid w:val="00882F24"/>
    <w:rsid w:val="00883756"/>
    <w:rsid w:val="0088384B"/>
    <w:rsid w:val="00883886"/>
    <w:rsid w:val="00883BFD"/>
    <w:rsid w:val="00883D3D"/>
    <w:rsid w:val="00883D93"/>
    <w:rsid w:val="00883FD5"/>
    <w:rsid w:val="00884BC6"/>
    <w:rsid w:val="00885A3F"/>
    <w:rsid w:val="00885CAD"/>
    <w:rsid w:val="0088624D"/>
    <w:rsid w:val="00887336"/>
    <w:rsid w:val="008876E1"/>
    <w:rsid w:val="00887892"/>
    <w:rsid w:val="0089030C"/>
    <w:rsid w:val="008905DE"/>
    <w:rsid w:val="00891989"/>
    <w:rsid w:val="00891A97"/>
    <w:rsid w:val="00891CD4"/>
    <w:rsid w:val="00891FAB"/>
    <w:rsid w:val="008924E9"/>
    <w:rsid w:val="008928C7"/>
    <w:rsid w:val="0089494F"/>
    <w:rsid w:val="00895870"/>
    <w:rsid w:val="00895B0C"/>
    <w:rsid w:val="00895FBD"/>
    <w:rsid w:val="00896325"/>
    <w:rsid w:val="00896A5C"/>
    <w:rsid w:val="00896AD1"/>
    <w:rsid w:val="008978EF"/>
    <w:rsid w:val="00897D76"/>
    <w:rsid w:val="008A03A8"/>
    <w:rsid w:val="008A05BE"/>
    <w:rsid w:val="008A0937"/>
    <w:rsid w:val="008A1191"/>
    <w:rsid w:val="008A2109"/>
    <w:rsid w:val="008A244C"/>
    <w:rsid w:val="008A2DE2"/>
    <w:rsid w:val="008A3C3F"/>
    <w:rsid w:val="008A4132"/>
    <w:rsid w:val="008A42F4"/>
    <w:rsid w:val="008A45AB"/>
    <w:rsid w:val="008A4B53"/>
    <w:rsid w:val="008A4FD4"/>
    <w:rsid w:val="008A5208"/>
    <w:rsid w:val="008A6743"/>
    <w:rsid w:val="008A7247"/>
    <w:rsid w:val="008B09E3"/>
    <w:rsid w:val="008B1CEA"/>
    <w:rsid w:val="008B2389"/>
    <w:rsid w:val="008B2717"/>
    <w:rsid w:val="008B36A9"/>
    <w:rsid w:val="008B3E8F"/>
    <w:rsid w:val="008B423F"/>
    <w:rsid w:val="008B51BB"/>
    <w:rsid w:val="008B51CE"/>
    <w:rsid w:val="008B53BC"/>
    <w:rsid w:val="008B5598"/>
    <w:rsid w:val="008B5A43"/>
    <w:rsid w:val="008B6482"/>
    <w:rsid w:val="008B64E4"/>
    <w:rsid w:val="008B6996"/>
    <w:rsid w:val="008B7C9B"/>
    <w:rsid w:val="008B7CB6"/>
    <w:rsid w:val="008C0EC5"/>
    <w:rsid w:val="008C1349"/>
    <w:rsid w:val="008C1668"/>
    <w:rsid w:val="008C1CC7"/>
    <w:rsid w:val="008C28A9"/>
    <w:rsid w:val="008C302B"/>
    <w:rsid w:val="008C347F"/>
    <w:rsid w:val="008C39D9"/>
    <w:rsid w:val="008C3DDD"/>
    <w:rsid w:val="008C40EE"/>
    <w:rsid w:val="008C4294"/>
    <w:rsid w:val="008C4AC3"/>
    <w:rsid w:val="008C5165"/>
    <w:rsid w:val="008C520F"/>
    <w:rsid w:val="008C59EB"/>
    <w:rsid w:val="008C5A63"/>
    <w:rsid w:val="008C5F71"/>
    <w:rsid w:val="008C6914"/>
    <w:rsid w:val="008C6F27"/>
    <w:rsid w:val="008C73CE"/>
    <w:rsid w:val="008C7812"/>
    <w:rsid w:val="008C7A5E"/>
    <w:rsid w:val="008D0031"/>
    <w:rsid w:val="008D0186"/>
    <w:rsid w:val="008D0223"/>
    <w:rsid w:val="008D06B5"/>
    <w:rsid w:val="008D103D"/>
    <w:rsid w:val="008D1093"/>
    <w:rsid w:val="008D11D7"/>
    <w:rsid w:val="008D17CE"/>
    <w:rsid w:val="008D1A4E"/>
    <w:rsid w:val="008D1B27"/>
    <w:rsid w:val="008D1C29"/>
    <w:rsid w:val="008D20F0"/>
    <w:rsid w:val="008D2F76"/>
    <w:rsid w:val="008D3166"/>
    <w:rsid w:val="008D32F2"/>
    <w:rsid w:val="008D35AA"/>
    <w:rsid w:val="008D4688"/>
    <w:rsid w:val="008D54D0"/>
    <w:rsid w:val="008D6509"/>
    <w:rsid w:val="008D6C19"/>
    <w:rsid w:val="008D6CA6"/>
    <w:rsid w:val="008D6F91"/>
    <w:rsid w:val="008D766E"/>
    <w:rsid w:val="008D78ED"/>
    <w:rsid w:val="008D7A19"/>
    <w:rsid w:val="008D7FD7"/>
    <w:rsid w:val="008E03F8"/>
    <w:rsid w:val="008E1112"/>
    <w:rsid w:val="008E12A1"/>
    <w:rsid w:val="008E169F"/>
    <w:rsid w:val="008E17FD"/>
    <w:rsid w:val="008E1B23"/>
    <w:rsid w:val="008E2001"/>
    <w:rsid w:val="008E2014"/>
    <w:rsid w:val="008E2739"/>
    <w:rsid w:val="008E28CE"/>
    <w:rsid w:val="008E2F8E"/>
    <w:rsid w:val="008E315C"/>
    <w:rsid w:val="008E3CC5"/>
    <w:rsid w:val="008E40B3"/>
    <w:rsid w:val="008E5A2A"/>
    <w:rsid w:val="008E6EB7"/>
    <w:rsid w:val="008E7540"/>
    <w:rsid w:val="008E7885"/>
    <w:rsid w:val="008E78FE"/>
    <w:rsid w:val="008E7A79"/>
    <w:rsid w:val="008F0035"/>
    <w:rsid w:val="008F0102"/>
    <w:rsid w:val="008F058A"/>
    <w:rsid w:val="008F08B7"/>
    <w:rsid w:val="008F09F4"/>
    <w:rsid w:val="008F0ACA"/>
    <w:rsid w:val="008F0D92"/>
    <w:rsid w:val="008F0F30"/>
    <w:rsid w:val="008F14F0"/>
    <w:rsid w:val="008F16A1"/>
    <w:rsid w:val="008F1A70"/>
    <w:rsid w:val="008F1D1C"/>
    <w:rsid w:val="008F238D"/>
    <w:rsid w:val="008F2687"/>
    <w:rsid w:val="008F3009"/>
    <w:rsid w:val="008F3249"/>
    <w:rsid w:val="008F3398"/>
    <w:rsid w:val="008F39C5"/>
    <w:rsid w:val="008F3D09"/>
    <w:rsid w:val="008F4372"/>
    <w:rsid w:val="008F46FF"/>
    <w:rsid w:val="008F50CD"/>
    <w:rsid w:val="008F558C"/>
    <w:rsid w:val="008F5C07"/>
    <w:rsid w:val="008F6343"/>
    <w:rsid w:val="008F6AA3"/>
    <w:rsid w:val="008F6C24"/>
    <w:rsid w:val="008F6D64"/>
    <w:rsid w:val="008F7028"/>
    <w:rsid w:val="008F7221"/>
    <w:rsid w:val="009003AD"/>
    <w:rsid w:val="009025D1"/>
    <w:rsid w:val="0090303C"/>
    <w:rsid w:val="00903B88"/>
    <w:rsid w:val="00903FD7"/>
    <w:rsid w:val="00904164"/>
    <w:rsid w:val="00904791"/>
    <w:rsid w:val="00905D53"/>
    <w:rsid w:val="00905DD6"/>
    <w:rsid w:val="00906302"/>
    <w:rsid w:val="0090634D"/>
    <w:rsid w:val="00907097"/>
    <w:rsid w:val="0090775F"/>
    <w:rsid w:val="00907D45"/>
    <w:rsid w:val="009106A4"/>
    <w:rsid w:val="00910895"/>
    <w:rsid w:val="00910A7F"/>
    <w:rsid w:val="00910DB1"/>
    <w:rsid w:val="0091121D"/>
    <w:rsid w:val="00912017"/>
    <w:rsid w:val="009125C6"/>
    <w:rsid w:val="00912C6C"/>
    <w:rsid w:val="00912EFC"/>
    <w:rsid w:val="0091320D"/>
    <w:rsid w:val="00913359"/>
    <w:rsid w:val="0091343D"/>
    <w:rsid w:val="009136F4"/>
    <w:rsid w:val="00914113"/>
    <w:rsid w:val="009141E2"/>
    <w:rsid w:val="0091431E"/>
    <w:rsid w:val="00914BAF"/>
    <w:rsid w:val="00914D22"/>
    <w:rsid w:val="009150A3"/>
    <w:rsid w:val="00915242"/>
    <w:rsid w:val="0091540D"/>
    <w:rsid w:val="00916AA9"/>
    <w:rsid w:val="00916D39"/>
    <w:rsid w:val="009176F4"/>
    <w:rsid w:val="00920984"/>
    <w:rsid w:val="00920D0F"/>
    <w:rsid w:val="00920DDC"/>
    <w:rsid w:val="00921D32"/>
    <w:rsid w:val="009220F5"/>
    <w:rsid w:val="009224D2"/>
    <w:rsid w:val="00923958"/>
    <w:rsid w:val="00923FBB"/>
    <w:rsid w:val="0092427A"/>
    <w:rsid w:val="0092428C"/>
    <w:rsid w:val="00924EA2"/>
    <w:rsid w:val="00924F35"/>
    <w:rsid w:val="00925558"/>
    <w:rsid w:val="00925CF2"/>
    <w:rsid w:val="00925F7A"/>
    <w:rsid w:val="00926BEB"/>
    <w:rsid w:val="00927250"/>
    <w:rsid w:val="00927DAE"/>
    <w:rsid w:val="0093008D"/>
    <w:rsid w:val="009301F8"/>
    <w:rsid w:val="0093047C"/>
    <w:rsid w:val="00930D8B"/>
    <w:rsid w:val="00931D1A"/>
    <w:rsid w:val="00932E12"/>
    <w:rsid w:val="00933657"/>
    <w:rsid w:val="00933D61"/>
    <w:rsid w:val="009341A9"/>
    <w:rsid w:val="009341FD"/>
    <w:rsid w:val="009349EA"/>
    <w:rsid w:val="00934B25"/>
    <w:rsid w:val="00934E99"/>
    <w:rsid w:val="00936BB1"/>
    <w:rsid w:val="00936BF9"/>
    <w:rsid w:val="0093758A"/>
    <w:rsid w:val="00937786"/>
    <w:rsid w:val="0093784C"/>
    <w:rsid w:val="009400C2"/>
    <w:rsid w:val="00940920"/>
    <w:rsid w:val="009409B6"/>
    <w:rsid w:val="009417EC"/>
    <w:rsid w:val="009418AE"/>
    <w:rsid w:val="009427E1"/>
    <w:rsid w:val="00942BB0"/>
    <w:rsid w:val="009430BE"/>
    <w:rsid w:val="009431A6"/>
    <w:rsid w:val="009435E7"/>
    <w:rsid w:val="0094378B"/>
    <w:rsid w:val="00943E39"/>
    <w:rsid w:val="0094469B"/>
    <w:rsid w:val="00944743"/>
    <w:rsid w:val="00945EA5"/>
    <w:rsid w:val="00946DAB"/>
    <w:rsid w:val="00946DFB"/>
    <w:rsid w:val="00947CD4"/>
    <w:rsid w:val="00947E77"/>
    <w:rsid w:val="00950421"/>
    <w:rsid w:val="009509E8"/>
    <w:rsid w:val="00950FD2"/>
    <w:rsid w:val="009516B4"/>
    <w:rsid w:val="00951883"/>
    <w:rsid w:val="00951976"/>
    <w:rsid w:val="00952845"/>
    <w:rsid w:val="00952AF4"/>
    <w:rsid w:val="00952E53"/>
    <w:rsid w:val="009538F4"/>
    <w:rsid w:val="00953A06"/>
    <w:rsid w:val="00953CC8"/>
    <w:rsid w:val="00953D60"/>
    <w:rsid w:val="00953FB5"/>
    <w:rsid w:val="0095456D"/>
    <w:rsid w:val="00954590"/>
    <w:rsid w:val="00954907"/>
    <w:rsid w:val="00954D64"/>
    <w:rsid w:val="0095581A"/>
    <w:rsid w:val="00955A11"/>
    <w:rsid w:val="0095602C"/>
    <w:rsid w:val="009560DF"/>
    <w:rsid w:val="009562E3"/>
    <w:rsid w:val="0095698A"/>
    <w:rsid w:val="00957FAB"/>
    <w:rsid w:val="0096023F"/>
    <w:rsid w:val="00962973"/>
    <w:rsid w:val="00962B4D"/>
    <w:rsid w:val="00962BFC"/>
    <w:rsid w:val="00962E72"/>
    <w:rsid w:val="00963501"/>
    <w:rsid w:val="009641C5"/>
    <w:rsid w:val="009642B5"/>
    <w:rsid w:val="009646ED"/>
    <w:rsid w:val="0096479E"/>
    <w:rsid w:val="00964EF3"/>
    <w:rsid w:val="0096588C"/>
    <w:rsid w:val="00967233"/>
    <w:rsid w:val="00967BFD"/>
    <w:rsid w:val="00967F35"/>
    <w:rsid w:val="00971443"/>
    <w:rsid w:val="009717FF"/>
    <w:rsid w:val="00971DC7"/>
    <w:rsid w:val="00971DF0"/>
    <w:rsid w:val="00972AE6"/>
    <w:rsid w:val="00974553"/>
    <w:rsid w:val="00974D8C"/>
    <w:rsid w:val="00974E01"/>
    <w:rsid w:val="00974ED5"/>
    <w:rsid w:val="00975076"/>
    <w:rsid w:val="009752C4"/>
    <w:rsid w:val="009755AB"/>
    <w:rsid w:val="00975906"/>
    <w:rsid w:val="00975B77"/>
    <w:rsid w:val="00975C5B"/>
    <w:rsid w:val="00975FDA"/>
    <w:rsid w:val="009763C6"/>
    <w:rsid w:val="009770CE"/>
    <w:rsid w:val="009775DA"/>
    <w:rsid w:val="009807A0"/>
    <w:rsid w:val="00980C1F"/>
    <w:rsid w:val="00980C4F"/>
    <w:rsid w:val="00981622"/>
    <w:rsid w:val="00981746"/>
    <w:rsid w:val="009819FB"/>
    <w:rsid w:val="00981E0B"/>
    <w:rsid w:val="00982860"/>
    <w:rsid w:val="00982C06"/>
    <w:rsid w:val="009835FF"/>
    <w:rsid w:val="00983627"/>
    <w:rsid w:val="00983631"/>
    <w:rsid w:val="00983E1A"/>
    <w:rsid w:val="00984D0C"/>
    <w:rsid w:val="0098517B"/>
    <w:rsid w:val="00985650"/>
    <w:rsid w:val="00986179"/>
    <w:rsid w:val="0098617C"/>
    <w:rsid w:val="00986790"/>
    <w:rsid w:val="009869D9"/>
    <w:rsid w:val="00987506"/>
    <w:rsid w:val="009879D3"/>
    <w:rsid w:val="00987B4E"/>
    <w:rsid w:val="00987C4F"/>
    <w:rsid w:val="00987E10"/>
    <w:rsid w:val="00990304"/>
    <w:rsid w:val="0099090D"/>
    <w:rsid w:val="00990933"/>
    <w:rsid w:val="00990ECA"/>
    <w:rsid w:val="0099211B"/>
    <w:rsid w:val="009927F7"/>
    <w:rsid w:val="00992B7D"/>
    <w:rsid w:val="00992EE1"/>
    <w:rsid w:val="009930E0"/>
    <w:rsid w:val="0099463E"/>
    <w:rsid w:val="00994886"/>
    <w:rsid w:val="00994A94"/>
    <w:rsid w:val="00994E7F"/>
    <w:rsid w:val="009953D3"/>
    <w:rsid w:val="00995964"/>
    <w:rsid w:val="00996177"/>
    <w:rsid w:val="00996656"/>
    <w:rsid w:val="009967A6"/>
    <w:rsid w:val="00996AFE"/>
    <w:rsid w:val="009A0786"/>
    <w:rsid w:val="009A08D2"/>
    <w:rsid w:val="009A0CD9"/>
    <w:rsid w:val="009A0F2D"/>
    <w:rsid w:val="009A14F4"/>
    <w:rsid w:val="009A1DA3"/>
    <w:rsid w:val="009A3C27"/>
    <w:rsid w:val="009A3C3F"/>
    <w:rsid w:val="009A4493"/>
    <w:rsid w:val="009A4557"/>
    <w:rsid w:val="009A511E"/>
    <w:rsid w:val="009A54B4"/>
    <w:rsid w:val="009A559F"/>
    <w:rsid w:val="009A59D3"/>
    <w:rsid w:val="009A59E8"/>
    <w:rsid w:val="009A609C"/>
    <w:rsid w:val="009A636A"/>
    <w:rsid w:val="009A6405"/>
    <w:rsid w:val="009A6C54"/>
    <w:rsid w:val="009A7332"/>
    <w:rsid w:val="009A7567"/>
    <w:rsid w:val="009A7907"/>
    <w:rsid w:val="009A7C32"/>
    <w:rsid w:val="009B03AF"/>
    <w:rsid w:val="009B16D5"/>
    <w:rsid w:val="009B19CD"/>
    <w:rsid w:val="009B1F23"/>
    <w:rsid w:val="009B25EF"/>
    <w:rsid w:val="009B290C"/>
    <w:rsid w:val="009B2CEE"/>
    <w:rsid w:val="009B2D76"/>
    <w:rsid w:val="009B3628"/>
    <w:rsid w:val="009B3924"/>
    <w:rsid w:val="009B468E"/>
    <w:rsid w:val="009B47A8"/>
    <w:rsid w:val="009B4C41"/>
    <w:rsid w:val="009B54B2"/>
    <w:rsid w:val="009B6552"/>
    <w:rsid w:val="009B6989"/>
    <w:rsid w:val="009B6F08"/>
    <w:rsid w:val="009B70C8"/>
    <w:rsid w:val="009B7195"/>
    <w:rsid w:val="009B758A"/>
    <w:rsid w:val="009B769C"/>
    <w:rsid w:val="009B7FE6"/>
    <w:rsid w:val="009C0030"/>
    <w:rsid w:val="009C022F"/>
    <w:rsid w:val="009C0704"/>
    <w:rsid w:val="009C0787"/>
    <w:rsid w:val="009C07C2"/>
    <w:rsid w:val="009C0E46"/>
    <w:rsid w:val="009C1A2A"/>
    <w:rsid w:val="009C247B"/>
    <w:rsid w:val="009C2B1B"/>
    <w:rsid w:val="009C2BB6"/>
    <w:rsid w:val="009C2FD8"/>
    <w:rsid w:val="009C3700"/>
    <w:rsid w:val="009C3C6F"/>
    <w:rsid w:val="009C3F27"/>
    <w:rsid w:val="009C3F36"/>
    <w:rsid w:val="009C4055"/>
    <w:rsid w:val="009C4C67"/>
    <w:rsid w:val="009C4E42"/>
    <w:rsid w:val="009C4EA6"/>
    <w:rsid w:val="009C5C7E"/>
    <w:rsid w:val="009C619B"/>
    <w:rsid w:val="009C644B"/>
    <w:rsid w:val="009C662D"/>
    <w:rsid w:val="009C711B"/>
    <w:rsid w:val="009C754D"/>
    <w:rsid w:val="009D0221"/>
    <w:rsid w:val="009D0AA5"/>
    <w:rsid w:val="009D1759"/>
    <w:rsid w:val="009D19C3"/>
    <w:rsid w:val="009D1BF0"/>
    <w:rsid w:val="009D1DC2"/>
    <w:rsid w:val="009D258F"/>
    <w:rsid w:val="009D26EB"/>
    <w:rsid w:val="009D2BF2"/>
    <w:rsid w:val="009D3550"/>
    <w:rsid w:val="009D3821"/>
    <w:rsid w:val="009D3DE0"/>
    <w:rsid w:val="009D47FE"/>
    <w:rsid w:val="009D48B3"/>
    <w:rsid w:val="009D4DDA"/>
    <w:rsid w:val="009D5134"/>
    <w:rsid w:val="009D5619"/>
    <w:rsid w:val="009D584D"/>
    <w:rsid w:val="009D5C36"/>
    <w:rsid w:val="009D646C"/>
    <w:rsid w:val="009D6539"/>
    <w:rsid w:val="009D68AC"/>
    <w:rsid w:val="009D70A8"/>
    <w:rsid w:val="009D740D"/>
    <w:rsid w:val="009D7B05"/>
    <w:rsid w:val="009D7EDD"/>
    <w:rsid w:val="009E0161"/>
    <w:rsid w:val="009E022B"/>
    <w:rsid w:val="009E05C4"/>
    <w:rsid w:val="009E0698"/>
    <w:rsid w:val="009E1441"/>
    <w:rsid w:val="009E1A75"/>
    <w:rsid w:val="009E2320"/>
    <w:rsid w:val="009E268E"/>
    <w:rsid w:val="009E2843"/>
    <w:rsid w:val="009E2C3B"/>
    <w:rsid w:val="009E304C"/>
    <w:rsid w:val="009E30BA"/>
    <w:rsid w:val="009E3337"/>
    <w:rsid w:val="009E360A"/>
    <w:rsid w:val="009E3946"/>
    <w:rsid w:val="009E3C02"/>
    <w:rsid w:val="009E4035"/>
    <w:rsid w:val="009E42C3"/>
    <w:rsid w:val="009E52D7"/>
    <w:rsid w:val="009E5525"/>
    <w:rsid w:val="009E56F1"/>
    <w:rsid w:val="009E59DB"/>
    <w:rsid w:val="009E5A95"/>
    <w:rsid w:val="009E6D35"/>
    <w:rsid w:val="009E70F3"/>
    <w:rsid w:val="009E7586"/>
    <w:rsid w:val="009E75F9"/>
    <w:rsid w:val="009E7A26"/>
    <w:rsid w:val="009F03BA"/>
    <w:rsid w:val="009F0977"/>
    <w:rsid w:val="009F1239"/>
    <w:rsid w:val="009F1292"/>
    <w:rsid w:val="009F172D"/>
    <w:rsid w:val="009F1D1E"/>
    <w:rsid w:val="009F1F31"/>
    <w:rsid w:val="009F225D"/>
    <w:rsid w:val="009F2DAD"/>
    <w:rsid w:val="009F345A"/>
    <w:rsid w:val="009F3577"/>
    <w:rsid w:val="009F421C"/>
    <w:rsid w:val="009F4D6E"/>
    <w:rsid w:val="009F5A07"/>
    <w:rsid w:val="009F5FA8"/>
    <w:rsid w:val="009F6868"/>
    <w:rsid w:val="009F6B4E"/>
    <w:rsid w:val="009F6DCB"/>
    <w:rsid w:val="009F723B"/>
    <w:rsid w:val="009F7A9A"/>
    <w:rsid w:val="009F7E5E"/>
    <w:rsid w:val="009F7EDE"/>
    <w:rsid w:val="00A0030E"/>
    <w:rsid w:val="00A00666"/>
    <w:rsid w:val="00A0087D"/>
    <w:rsid w:val="00A00D35"/>
    <w:rsid w:val="00A01384"/>
    <w:rsid w:val="00A0209B"/>
    <w:rsid w:val="00A0225F"/>
    <w:rsid w:val="00A0246C"/>
    <w:rsid w:val="00A024DE"/>
    <w:rsid w:val="00A02736"/>
    <w:rsid w:val="00A02A39"/>
    <w:rsid w:val="00A02AD3"/>
    <w:rsid w:val="00A02E4C"/>
    <w:rsid w:val="00A02EF6"/>
    <w:rsid w:val="00A03543"/>
    <w:rsid w:val="00A03863"/>
    <w:rsid w:val="00A04395"/>
    <w:rsid w:val="00A0473E"/>
    <w:rsid w:val="00A05A2A"/>
    <w:rsid w:val="00A05FF2"/>
    <w:rsid w:val="00A06112"/>
    <w:rsid w:val="00A06572"/>
    <w:rsid w:val="00A06852"/>
    <w:rsid w:val="00A06CFC"/>
    <w:rsid w:val="00A0722F"/>
    <w:rsid w:val="00A0781B"/>
    <w:rsid w:val="00A0791F"/>
    <w:rsid w:val="00A07A77"/>
    <w:rsid w:val="00A07DD3"/>
    <w:rsid w:val="00A07F3D"/>
    <w:rsid w:val="00A10089"/>
    <w:rsid w:val="00A1166D"/>
    <w:rsid w:val="00A12307"/>
    <w:rsid w:val="00A1252A"/>
    <w:rsid w:val="00A12614"/>
    <w:rsid w:val="00A130AB"/>
    <w:rsid w:val="00A135D0"/>
    <w:rsid w:val="00A1452C"/>
    <w:rsid w:val="00A146AE"/>
    <w:rsid w:val="00A14C0A"/>
    <w:rsid w:val="00A15112"/>
    <w:rsid w:val="00A152C6"/>
    <w:rsid w:val="00A15476"/>
    <w:rsid w:val="00A1591F"/>
    <w:rsid w:val="00A15BD1"/>
    <w:rsid w:val="00A15CF3"/>
    <w:rsid w:val="00A17530"/>
    <w:rsid w:val="00A17B1A"/>
    <w:rsid w:val="00A17FD0"/>
    <w:rsid w:val="00A209CF"/>
    <w:rsid w:val="00A20C24"/>
    <w:rsid w:val="00A2112A"/>
    <w:rsid w:val="00A2113A"/>
    <w:rsid w:val="00A214FB"/>
    <w:rsid w:val="00A218D4"/>
    <w:rsid w:val="00A219A8"/>
    <w:rsid w:val="00A2219A"/>
    <w:rsid w:val="00A22830"/>
    <w:rsid w:val="00A23186"/>
    <w:rsid w:val="00A233B6"/>
    <w:rsid w:val="00A237CB"/>
    <w:rsid w:val="00A23898"/>
    <w:rsid w:val="00A2429D"/>
    <w:rsid w:val="00A24599"/>
    <w:rsid w:val="00A246C9"/>
    <w:rsid w:val="00A247FF"/>
    <w:rsid w:val="00A24DC3"/>
    <w:rsid w:val="00A24ED0"/>
    <w:rsid w:val="00A255E5"/>
    <w:rsid w:val="00A257E6"/>
    <w:rsid w:val="00A258CD"/>
    <w:rsid w:val="00A25C02"/>
    <w:rsid w:val="00A25C9E"/>
    <w:rsid w:val="00A25FE9"/>
    <w:rsid w:val="00A268DF"/>
    <w:rsid w:val="00A26CA2"/>
    <w:rsid w:val="00A2712D"/>
    <w:rsid w:val="00A272A8"/>
    <w:rsid w:val="00A275EA"/>
    <w:rsid w:val="00A27915"/>
    <w:rsid w:val="00A30394"/>
    <w:rsid w:val="00A31F29"/>
    <w:rsid w:val="00A31F38"/>
    <w:rsid w:val="00A325FD"/>
    <w:rsid w:val="00A330F4"/>
    <w:rsid w:val="00A334CC"/>
    <w:rsid w:val="00A33934"/>
    <w:rsid w:val="00A33E16"/>
    <w:rsid w:val="00A33F04"/>
    <w:rsid w:val="00A340CF"/>
    <w:rsid w:val="00A34117"/>
    <w:rsid w:val="00A34531"/>
    <w:rsid w:val="00A34AF3"/>
    <w:rsid w:val="00A34CEC"/>
    <w:rsid w:val="00A34E83"/>
    <w:rsid w:val="00A353AA"/>
    <w:rsid w:val="00A35718"/>
    <w:rsid w:val="00A3582F"/>
    <w:rsid w:val="00A35D45"/>
    <w:rsid w:val="00A35E8E"/>
    <w:rsid w:val="00A36C8D"/>
    <w:rsid w:val="00A36E41"/>
    <w:rsid w:val="00A37BCD"/>
    <w:rsid w:val="00A40DE4"/>
    <w:rsid w:val="00A41390"/>
    <w:rsid w:val="00A41754"/>
    <w:rsid w:val="00A41818"/>
    <w:rsid w:val="00A418EA"/>
    <w:rsid w:val="00A41CD5"/>
    <w:rsid w:val="00A42F08"/>
    <w:rsid w:val="00A42FB6"/>
    <w:rsid w:val="00A431B6"/>
    <w:rsid w:val="00A45484"/>
    <w:rsid w:val="00A458C3"/>
    <w:rsid w:val="00A45B09"/>
    <w:rsid w:val="00A45B29"/>
    <w:rsid w:val="00A460F5"/>
    <w:rsid w:val="00A461E7"/>
    <w:rsid w:val="00A463FF"/>
    <w:rsid w:val="00A46579"/>
    <w:rsid w:val="00A46995"/>
    <w:rsid w:val="00A474C3"/>
    <w:rsid w:val="00A47781"/>
    <w:rsid w:val="00A4799F"/>
    <w:rsid w:val="00A504F8"/>
    <w:rsid w:val="00A50B92"/>
    <w:rsid w:val="00A5145D"/>
    <w:rsid w:val="00A51B40"/>
    <w:rsid w:val="00A52729"/>
    <w:rsid w:val="00A53785"/>
    <w:rsid w:val="00A53BB6"/>
    <w:rsid w:val="00A53F10"/>
    <w:rsid w:val="00A5435E"/>
    <w:rsid w:val="00A547FD"/>
    <w:rsid w:val="00A548B7"/>
    <w:rsid w:val="00A55087"/>
    <w:rsid w:val="00A55F73"/>
    <w:rsid w:val="00A56715"/>
    <w:rsid w:val="00A567F8"/>
    <w:rsid w:val="00A56885"/>
    <w:rsid w:val="00A56C79"/>
    <w:rsid w:val="00A56DAB"/>
    <w:rsid w:val="00A57E23"/>
    <w:rsid w:val="00A60408"/>
    <w:rsid w:val="00A60AE3"/>
    <w:rsid w:val="00A60D8A"/>
    <w:rsid w:val="00A60D9B"/>
    <w:rsid w:val="00A61486"/>
    <w:rsid w:val="00A616A4"/>
    <w:rsid w:val="00A621DD"/>
    <w:rsid w:val="00A629FE"/>
    <w:rsid w:val="00A62A5C"/>
    <w:rsid w:val="00A6338F"/>
    <w:rsid w:val="00A63565"/>
    <w:rsid w:val="00A64601"/>
    <w:rsid w:val="00A65F7A"/>
    <w:rsid w:val="00A6603C"/>
    <w:rsid w:val="00A66EE4"/>
    <w:rsid w:val="00A674DF"/>
    <w:rsid w:val="00A685B9"/>
    <w:rsid w:val="00A72521"/>
    <w:rsid w:val="00A72798"/>
    <w:rsid w:val="00A72E34"/>
    <w:rsid w:val="00A734EB"/>
    <w:rsid w:val="00A73628"/>
    <w:rsid w:val="00A73899"/>
    <w:rsid w:val="00A75054"/>
    <w:rsid w:val="00A75E73"/>
    <w:rsid w:val="00A760C1"/>
    <w:rsid w:val="00A762E2"/>
    <w:rsid w:val="00A764C8"/>
    <w:rsid w:val="00A7775D"/>
    <w:rsid w:val="00A77BBA"/>
    <w:rsid w:val="00A77C20"/>
    <w:rsid w:val="00A805E6"/>
    <w:rsid w:val="00A809C1"/>
    <w:rsid w:val="00A80A28"/>
    <w:rsid w:val="00A80C32"/>
    <w:rsid w:val="00A81D83"/>
    <w:rsid w:val="00A81EDD"/>
    <w:rsid w:val="00A82391"/>
    <w:rsid w:val="00A8333A"/>
    <w:rsid w:val="00A8365D"/>
    <w:rsid w:val="00A83BA5"/>
    <w:rsid w:val="00A847A1"/>
    <w:rsid w:val="00A84C5D"/>
    <w:rsid w:val="00A84D51"/>
    <w:rsid w:val="00A85201"/>
    <w:rsid w:val="00A86891"/>
    <w:rsid w:val="00A86A34"/>
    <w:rsid w:val="00A87955"/>
    <w:rsid w:val="00A87C78"/>
    <w:rsid w:val="00A87D96"/>
    <w:rsid w:val="00A913BA"/>
    <w:rsid w:val="00A915B3"/>
    <w:rsid w:val="00A919C6"/>
    <w:rsid w:val="00A91C97"/>
    <w:rsid w:val="00A91DBA"/>
    <w:rsid w:val="00A927A5"/>
    <w:rsid w:val="00A92AE7"/>
    <w:rsid w:val="00A9315D"/>
    <w:rsid w:val="00A931D8"/>
    <w:rsid w:val="00A93475"/>
    <w:rsid w:val="00A93911"/>
    <w:rsid w:val="00A93AB2"/>
    <w:rsid w:val="00A93B70"/>
    <w:rsid w:val="00A94473"/>
    <w:rsid w:val="00A9449E"/>
    <w:rsid w:val="00A94983"/>
    <w:rsid w:val="00A952D1"/>
    <w:rsid w:val="00A95513"/>
    <w:rsid w:val="00A957A9"/>
    <w:rsid w:val="00A95810"/>
    <w:rsid w:val="00A95856"/>
    <w:rsid w:val="00A95B94"/>
    <w:rsid w:val="00A95BA9"/>
    <w:rsid w:val="00A96280"/>
    <w:rsid w:val="00A962E9"/>
    <w:rsid w:val="00A97EC2"/>
    <w:rsid w:val="00AA11E6"/>
    <w:rsid w:val="00AA17F5"/>
    <w:rsid w:val="00AA1B85"/>
    <w:rsid w:val="00AA2B20"/>
    <w:rsid w:val="00AA2CDE"/>
    <w:rsid w:val="00AA38A2"/>
    <w:rsid w:val="00AA3B0A"/>
    <w:rsid w:val="00AA3CF8"/>
    <w:rsid w:val="00AA3FB0"/>
    <w:rsid w:val="00AA497C"/>
    <w:rsid w:val="00AA4ABF"/>
    <w:rsid w:val="00AA5EAE"/>
    <w:rsid w:val="00AA6716"/>
    <w:rsid w:val="00AA750C"/>
    <w:rsid w:val="00AA7660"/>
    <w:rsid w:val="00AA7BE2"/>
    <w:rsid w:val="00AB019F"/>
    <w:rsid w:val="00AB038E"/>
    <w:rsid w:val="00AB0EAB"/>
    <w:rsid w:val="00AB10DC"/>
    <w:rsid w:val="00AB131A"/>
    <w:rsid w:val="00AB138D"/>
    <w:rsid w:val="00AB1826"/>
    <w:rsid w:val="00AB1BE6"/>
    <w:rsid w:val="00AB25B6"/>
    <w:rsid w:val="00AB269A"/>
    <w:rsid w:val="00AB293A"/>
    <w:rsid w:val="00AB391E"/>
    <w:rsid w:val="00AB45B4"/>
    <w:rsid w:val="00AB4E2A"/>
    <w:rsid w:val="00AB4FFA"/>
    <w:rsid w:val="00AB512E"/>
    <w:rsid w:val="00AB528A"/>
    <w:rsid w:val="00AB57C6"/>
    <w:rsid w:val="00AB703A"/>
    <w:rsid w:val="00AB7208"/>
    <w:rsid w:val="00AB7483"/>
    <w:rsid w:val="00AB7B97"/>
    <w:rsid w:val="00AC0B6C"/>
    <w:rsid w:val="00AC1194"/>
    <w:rsid w:val="00AC151A"/>
    <w:rsid w:val="00AC208D"/>
    <w:rsid w:val="00AC2E0E"/>
    <w:rsid w:val="00AC2ED4"/>
    <w:rsid w:val="00AC35FE"/>
    <w:rsid w:val="00AC435A"/>
    <w:rsid w:val="00AC437C"/>
    <w:rsid w:val="00AC540F"/>
    <w:rsid w:val="00AC5759"/>
    <w:rsid w:val="00AC583D"/>
    <w:rsid w:val="00AC5FEF"/>
    <w:rsid w:val="00AC6DA5"/>
    <w:rsid w:val="00AC6E6C"/>
    <w:rsid w:val="00AC754F"/>
    <w:rsid w:val="00AD049B"/>
    <w:rsid w:val="00AD0AF9"/>
    <w:rsid w:val="00AD0BDB"/>
    <w:rsid w:val="00AD1765"/>
    <w:rsid w:val="00AD18E0"/>
    <w:rsid w:val="00AD1A48"/>
    <w:rsid w:val="00AD1D3E"/>
    <w:rsid w:val="00AD2088"/>
    <w:rsid w:val="00AD2306"/>
    <w:rsid w:val="00AD2426"/>
    <w:rsid w:val="00AD2E4E"/>
    <w:rsid w:val="00AD32A3"/>
    <w:rsid w:val="00AD39A5"/>
    <w:rsid w:val="00AD3B1B"/>
    <w:rsid w:val="00AD426F"/>
    <w:rsid w:val="00AD44DB"/>
    <w:rsid w:val="00AD4699"/>
    <w:rsid w:val="00AD4891"/>
    <w:rsid w:val="00AD547B"/>
    <w:rsid w:val="00AD58DC"/>
    <w:rsid w:val="00AD658E"/>
    <w:rsid w:val="00AD7FC2"/>
    <w:rsid w:val="00AE0480"/>
    <w:rsid w:val="00AE0961"/>
    <w:rsid w:val="00AE0BDB"/>
    <w:rsid w:val="00AE1C81"/>
    <w:rsid w:val="00AE27FB"/>
    <w:rsid w:val="00AE2C19"/>
    <w:rsid w:val="00AE2CAE"/>
    <w:rsid w:val="00AE2ED9"/>
    <w:rsid w:val="00AE31A6"/>
    <w:rsid w:val="00AE38C2"/>
    <w:rsid w:val="00AE3A76"/>
    <w:rsid w:val="00AE3B6C"/>
    <w:rsid w:val="00AE41E8"/>
    <w:rsid w:val="00AE5C43"/>
    <w:rsid w:val="00AE5D4C"/>
    <w:rsid w:val="00AE661E"/>
    <w:rsid w:val="00AE68F3"/>
    <w:rsid w:val="00AE6D06"/>
    <w:rsid w:val="00AF0F32"/>
    <w:rsid w:val="00AF101B"/>
    <w:rsid w:val="00AF11EE"/>
    <w:rsid w:val="00AF15D4"/>
    <w:rsid w:val="00AF198B"/>
    <w:rsid w:val="00AF247F"/>
    <w:rsid w:val="00AF2DE9"/>
    <w:rsid w:val="00AF3187"/>
    <w:rsid w:val="00AF375C"/>
    <w:rsid w:val="00AF499A"/>
    <w:rsid w:val="00AF5277"/>
    <w:rsid w:val="00AF5509"/>
    <w:rsid w:val="00AF5B55"/>
    <w:rsid w:val="00AF65C4"/>
    <w:rsid w:val="00AF677C"/>
    <w:rsid w:val="00AF6838"/>
    <w:rsid w:val="00AF6C9F"/>
    <w:rsid w:val="00AF6EE9"/>
    <w:rsid w:val="00AF746A"/>
    <w:rsid w:val="00AF7AD7"/>
    <w:rsid w:val="00B00A42"/>
    <w:rsid w:val="00B00DB5"/>
    <w:rsid w:val="00B02226"/>
    <w:rsid w:val="00B023DA"/>
    <w:rsid w:val="00B0267E"/>
    <w:rsid w:val="00B02AE0"/>
    <w:rsid w:val="00B030F7"/>
    <w:rsid w:val="00B04959"/>
    <w:rsid w:val="00B049C4"/>
    <w:rsid w:val="00B04E7E"/>
    <w:rsid w:val="00B04FE4"/>
    <w:rsid w:val="00B05724"/>
    <w:rsid w:val="00B05886"/>
    <w:rsid w:val="00B05B25"/>
    <w:rsid w:val="00B05CB4"/>
    <w:rsid w:val="00B05CC8"/>
    <w:rsid w:val="00B05CDB"/>
    <w:rsid w:val="00B06166"/>
    <w:rsid w:val="00B061BA"/>
    <w:rsid w:val="00B066C7"/>
    <w:rsid w:val="00B0674C"/>
    <w:rsid w:val="00B06A71"/>
    <w:rsid w:val="00B06AFF"/>
    <w:rsid w:val="00B06B74"/>
    <w:rsid w:val="00B0733A"/>
    <w:rsid w:val="00B077F6"/>
    <w:rsid w:val="00B07A68"/>
    <w:rsid w:val="00B10E82"/>
    <w:rsid w:val="00B11068"/>
    <w:rsid w:val="00B115AA"/>
    <w:rsid w:val="00B120F9"/>
    <w:rsid w:val="00B12177"/>
    <w:rsid w:val="00B12AA8"/>
    <w:rsid w:val="00B137D1"/>
    <w:rsid w:val="00B13E08"/>
    <w:rsid w:val="00B13ED0"/>
    <w:rsid w:val="00B13F5C"/>
    <w:rsid w:val="00B145C1"/>
    <w:rsid w:val="00B149F2"/>
    <w:rsid w:val="00B14A7D"/>
    <w:rsid w:val="00B15CE5"/>
    <w:rsid w:val="00B15F70"/>
    <w:rsid w:val="00B16289"/>
    <w:rsid w:val="00B17704"/>
    <w:rsid w:val="00B17F72"/>
    <w:rsid w:val="00B2056A"/>
    <w:rsid w:val="00B209CE"/>
    <w:rsid w:val="00B213F3"/>
    <w:rsid w:val="00B215A6"/>
    <w:rsid w:val="00B216C8"/>
    <w:rsid w:val="00B21819"/>
    <w:rsid w:val="00B21D99"/>
    <w:rsid w:val="00B228C0"/>
    <w:rsid w:val="00B22B72"/>
    <w:rsid w:val="00B23330"/>
    <w:rsid w:val="00B239F7"/>
    <w:rsid w:val="00B25497"/>
    <w:rsid w:val="00B2560B"/>
    <w:rsid w:val="00B25796"/>
    <w:rsid w:val="00B25A15"/>
    <w:rsid w:val="00B25B92"/>
    <w:rsid w:val="00B2646C"/>
    <w:rsid w:val="00B26C5B"/>
    <w:rsid w:val="00B27E87"/>
    <w:rsid w:val="00B30811"/>
    <w:rsid w:val="00B30CC1"/>
    <w:rsid w:val="00B30D43"/>
    <w:rsid w:val="00B31189"/>
    <w:rsid w:val="00B31553"/>
    <w:rsid w:val="00B31D50"/>
    <w:rsid w:val="00B31E61"/>
    <w:rsid w:val="00B31FE0"/>
    <w:rsid w:val="00B327BC"/>
    <w:rsid w:val="00B32911"/>
    <w:rsid w:val="00B32DE5"/>
    <w:rsid w:val="00B33033"/>
    <w:rsid w:val="00B33058"/>
    <w:rsid w:val="00B338DA"/>
    <w:rsid w:val="00B3399D"/>
    <w:rsid w:val="00B33E4A"/>
    <w:rsid w:val="00B33E69"/>
    <w:rsid w:val="00B34383"/>
    <w:rsid w:val="00B34839"/>
    <w:rsid w:val="00B34938"/>
    <w:rsid w:val="00B34C06"/>
    <w:rsid w:val="00B3543F"/>
    <w:rsid w:val="00B35A10"/>
    <w:rsid w:val="00B35A1B"/>
    <w:rsid w:val="00B35BDE"/>
    <w:rsid w:val="00B36661"/>
    <w:rsid w:val="00B3671D"/>
    <w:rsid w:val="00B368FC"/>
    <w:rsid w:val="00B36AC0"/>
    <w:rsid w:val="00B36F5B"/>
    <w:rsid w:val="00B4023B"/>
    <w:rsid w:val="00B40455"/>
    <w:rsid w:val="00B406D5"/>
    <w:rsid w:val="00B407CB"/>
    <w:rsid w:val="00B412B5"/>
    <w:rsid w:val="00B417ED"/>
    <w:rsid w:val="00B41A8A"/>
    <w:rsid w:val="00B41CC2"/>
    <w:rsid w:val="00B426D5"/>
    <w:rsid w:val="00B42EB3"/>
    <w:rsid w:val="00B436DA"/>
    <w:rsid w:val="00B436E7"/>
    <w:rsid w:val="00B43990"/>
    <w:rsid w:val="00B43C80"/>
    <w:rsid w:val="00B43D83"/>
    <w:rsid w:val="00B440F9"/>
    <w:rsid w:val="00B4430F"/>
    <w:rsid w:val="00B4454B"/>
    <w:rsid w:val="00B448EA"/>
    <w:rsid w:val="00B45EAC"/>
    <w:rsid w:val="00B46141"/>
    <w:rsid w:val="00B465F7"/>
    <w:rsid w:val="00B47454"/>
    <w:rsid w:val="00B4784C"/>
    <w:rsid w:val="00B47CAB"/>
    <w:rsid w:val="00B50A24"/>
    <w:rsid w:val="00B50AAE"/>
    <w:rsid w:val="00B51978"/>
    <w:rsid w:val="00B51C5A"/>
    <w:rsid w:val="00B51D22"/>
    <w:rsid w:val="00B51F4D"/>
    <w:rsid w:val="00B523E1"/>
    <w:rsid w:val="00B52471"/>
    <w:rsid w:val="00B52BF8"/>
    <w:rsid w:val="00B53212"/>
    <w:rsid w:val="00B53382"/>
    <w:rsid w:val="00B53C61"/>
    <w:rsid w:val="00B5412C"/>
    <w:rsid w:val="00B54215"/>
    <w:rsid w:val="00B54394"/>
    <w:rsid w:val="00B54A3C"/>
    <w:rsid w:val="00B54ED2"/>
    <w:rsid w:val="00B55D5C"/>
    <w:rsid w:val="00B56874"/>
    <w:rsid w:val="00B568E9"/>
    <w:rsid w:val="00B56AC0"/>
    <w:rsid w:val="00B57220"/>
    <w:rsid w:val="00B57526"/>
    <w:rsid w:val="00B57544"/>
    <w:rsid w:val="00B57942"/>
    <w:rsid w:val="00B57BEF"/>
    <w:rsid w:val="00B601BD"/>
    <w:rsid w:val="00B604DB"/>
    <w:rsid w:val="00B6079C"/>
    <w:rsid w:val="00B61024"/>
    <w:rsid w:val="00B61157"/>
    <w:rsid w:val="00B61307"/>
    <w:rsid w:val="00B615D3"/>
    <w:rsid w:val="00B61667"/>
    <w:rsid w:val="00B617E5"/>
    <w:rsid w:val="00B62432"/>
    <w:rsid w:val="00B62644"/>
    <w:rsid w:val="00B62A3D"/>
    <w:rsid w:val="00B62A58"/>
    <w:rsid w:val="00B62C99"/>
    <w:rsid w:val="00B62D83"/>
    <w:rsid w:val="00B634BA"/>
    <w:rsid w:val="00B63652"/>
    <w:rsid w:val="00B636CE"/>
    <w:rsid w:val="00B63B89"/>
    <w:rsid w:val="00B63D78"/>
    <w:rsid w:val="00B6403D"/>
    <w:rsid w:val="00B646A3"/>
    <w:rsid w:val="00B646CB"/>
    <w:rsid w:val="00B64BF9"/>
    <w:rsid w:val="00B65162"/>
    <w:rsid w:val="00B655EE"/>
    <w:rsid w:val="00B65BBE"/>
    <w:rsid w:val="00B65CBB"/>
    <w:rsid w:val="00B65F1E"/>
    <w:rsid w:val="00B66104"/>
    <w:rsid w:val="00B66747"/>
    <w:rsid w:val="00B66DB6"/>
    <w:rsid w:val="00B67129"/>
    <w:rsid w:val="00B679F7"/>
    <w:rsid w:val="00B67BED"/>
    <w:rsid w:val="00B67EC9"/>
    <w:rsid w:val="00B67ED6"/>
    <w:rsid w:val="00B70089"/>
    <w:rsid w:val="00B707D3"/>
    <w:rsid w:val="00B70CB8"/>
    <w:rsid w:val="00B7168F"/>
    <w:rsid w:val="00B71B90"/>
    <w:rsid w:val="00B72362"/>
    <w:rsid w:val="00B72BAA"/>
    <w:rsid w:val="00B72BBE"/>
    <w:rsid w:val="00B72C5E"/>
    <w:rsid w:val="00B73191"/>
    <w:rsid w:val="00B732BC"/>
    <w:rsid w:val="00B73E85"/>
    <w:rsid w:val="00B73FC6"/>
    <w:rsid w:val="00B744B3"/>
    <w:rsid w:val="00B74DF7"/>
    <w:rsid w:val="00B74F7D"/>
    <w:rsid w:val="00B750E9"/>
    <w:rsid w:val="00B7510C"/>
    <w:rsid w:val="00B75A1B"/>
    <w:rsid w:val="00B76063"/>
    <w:rsid w:val="00B7644F"/>
    <w:rsid w:val="00B76630"/>
    <w:rsid w:val="00B76654"/>
    <w:rsid w:val="00B769EB"/>
    <w:rsid w:val="00B7715A"/>
    <w:rsid w:val="00B7798D"/>
    <w:rsid w:val="00B77D7B"/>
    <w:rsid w:val="00B80ABC"/>
    <w:rsid w:val="00B81152"/>
    <w:rsid w:val="00B81A95"/>
    <w:rsid w:val="00B82285"/>
    <w:rsid w:val="00B823B6"/>
    <w:rsid w:val="00B82614"/>
    <w:rsid w:val="00B82A0C"/>
    <w:rsid w:val="00B83059"/>
    <w:rsid w:val="00B83418"/>
    <w:rsid w:val="00B8348E"/>
    <w:rsid w:val="00B83650"/>
    <w:rsid w:val="00B84A31"/>
    <w:rsid w:val="00B850FF"/>
    <w:rsid w:val="00B85269"/>
    <w:rsid w:val="00B855FA"/>
    <w:rsid w:val="00B8627F"/>
    <w:rsid w:val="00B86507"/>
    <w:rsid w:val="00B86813"/>
    <w:rsid w:val="00B86B7C"/>
    <w:rsid w:val="00B87665"/>
    <w:rsid w:val="00B87ED6"/>
    <w:rsid w:val="00B900EA"/>
    <w:rsid w:val="00B90801"/>
    <w:rsid w:val="00B9090B"/>
    <w:rsid w:val="00B90A95"/>
    <w:rsid w:val="00B90D0F"/>
    <w:rsid w:val="00B91411"/>
    <w:rsid w:val="00B91D9D"/>
    <w:rsid w:val="00B92067"/>
    <w:rsid w:val="00B92859"/>
    <w:rsid w:val="00B93201"/>
    <w:rsid w:val="00B933B2"/>
    <w:rsid w:val="00B93448"/>
    <w:rsid w:val="00B93C96"/>
    <w:rsid w:val="00B93CCB"/>
    <w:rsid w:val="00B93CDC"/>
    <w:rsid w:val="00B93CF0"/>
    <w:rsid w:val="00B94673"/>
    <w:rsid w:val="00B94A39"/>
    <w:rsid w:val="00B94E26"/>
    <w:rsid w:val="00B94E4A"/>
    <w:rsid w:val="00B94E5D"/>
    <w:rsid w:val="00B9563D"/>
    <w:rsid w:val="00B9590A"/>
    <w:rsid w:val="00B95A21"/>
    <w:rsid w:val="00B964A7"/>
    <w:rsid w:val="00B96AC2"/>
    <w:rsid w:val="00B96B3D"/>
    <w:rsid w:val="00B96C1D"/>
    <w:rsid w:val="00B96E68"/>
    <w:rsid w:val="00B97E49"/>
    <w:rsid w:val="00B97F79"/>
    <w:rsid w:val="00B97FC8"/>
    <w:rsid w:val="00BA0214"/>
    <w:rsid w:val="00BA0436"/>
    <w:rsid w:val="00BA08A2"/>
    <w:rsid w:val="00BA0FEC"/>
    <w:rsid w:val="00BA1C1C"/>
    <w:rsid w:val="00BA314E"/>
    <w:rsid w:val="00BA450C"/>
    <w:rsid w:val="00BA49AB"/>
    <w:rsid w:val="00BA4B2A"/>
    <w:rsid w:val="00BA4C9E"/>
    <w:rsid w:val="00BA50DD"/>
    <w:rsid w:val="00BA5CF4"/>
    <w:rsid w:val="00BA60B0"/>
    <w:rsid w:val="00BA72AB"/>
    <w:rsid w:val="00BA7ADB"/>
    <w:rsid w:val="00BA7E0C"/>
    <w:rsid w:val="00BB016E"/>
    <w:rsid w:val="00BB029B"/>
    <w:rsid w:val="00BB0564"/>
    <w:rsid w:val="00BB07AB"/>
    <w:rsid w:val="00BB0808"/>
    <w:rsid w:val="00BB0D8E"/>
    <w:rsid w:val="00BB10A4"/>
    <w:rsid w:val="00BB15A5"/>
    <w:rsid w:val="00BB1A3A"/>
    <w:rsid w:val="00BB20B9"/>
    <w:rsid w:val="00BB2216"/>
    <w:rsid w:val="00BB2295"/>
    <w:rsid w:val="00BB365F"/>
    <w:rsid w:val="00BB3B00"/>
    <w:rsid w:val="00BB3F7A"/>
    <w:rsid w:val="00BB4797"/>
    <w:rsid w:val="00BB51A4"/>
    <w:rsid w:val="00BB5214"/>
    <w:rsid w:val="00BB555F"/>
    <w:rsid w:val="00BB5B78"/>
    <w:rsid w:val="00BB5BE7"/>
    <w:rsid w:val="00BB5DDB"/>
    <w:rsid w:val="00BB6048"/>
    <w:rsid w:val="00BB6075"/>
    <w:rsid w:val="00BC00AB"/>
    <w:rsid w:val="00BC0D7C"/>
    <w:rsid w:val="00BC13D3"/>
    <w:rsid w:val="00BC19E6"/>
    <w:rsid w:val="00BC23F3"/>
    <w:rsid w:val="00BC2536"/>
    <w:rsid w:val="00BC2C8C"/>
    <w:rsid w:val="00BC3792"/>
    <w:rsid w:val="00BC3886"/>
    <w:rsid w:val="00BC3DD3"/>
    <w:rsid w:val="00BC3FEB"/>
    <w:rsid w:val="00BC44C7"/>
    <w:rsid w:val="00BC450E"/>
    <w:rsid w:val="00BC4A7E"/>
    <w:rsid w:val="00BC58ED"/>
    <w:rsid w:val="00BC5A07"/>
    <w:rsid w:val="00BC67AA"/>
    <w:rsid w:val="00BC69C5"/>
    <w:rsid w:val="00BC7CF7"/>
    <w:rsid w:val="00BD01DA"/>
    <w:rsid w:val="00BD1043"/>
    <w:rsid w:val="00BD1404"/>
    <w:rsid w:val="00BD143A"/>
    <w:rsid w:val="00BD16C3"/>
    <w:rsid w:val="00BD1DCF"/>
    <w:rsid w:val="00BD1E76"/>
    <w:rsid w:val="00BD26BC"/>
    <w:rsid w:val="00BD33D8"/>
    <w:rsid w:val="00BD381D"/>
    <w:rsid w:val="00BD437F"/>
    <w:rsid w:val="00BD4B46"/>
    <w:rsid w:val="00BD4C77"/>
    <w:rsid w:val="00BD4D0F"/>
    <w:rsid w:val="00BD4D19"/>
    <w:rsid w:val="00BD53DB"/>
    <w:rsid w:val="00BD5530"/>
    <w:rsid w:val="00BD5691"/>
    <w:rsid w:val="00BD56C6"/>
    <w:rsid w:val="00BD5C9E"/>
    <w:rsid w:val="00BD6CAD"/>
    <w:rsid w:val="00BD74E4"/>
    <w:rsid w:val="00BD7781"/>
    <w:rsid w:val="00BD78A0"/>
    <w:rsid w:val="00BD7AAF"/>
    <w:rsid w:val="00BD7DAD"/>
    <w:rsid w:val="00BD7F81"/>
    <w:rsid w:val="00BE04A9"/>
    <w:rsid w:val="00BE07D2"/>
    <w:rsid w:val="00BE1430"/>
    <w:rsid w:val="00BE1971"/>
    <w:rsid w:val="00BE1AE5"/>
    <w:rsid w:val="00BE1C3F"/>
    <w:rsid w:val="00BE1DCD"/>
    <w:rsid w:val="00BE2860"/>
    <w:rsid w:val="00BE2B85"/>
    <w:rsid w:val="00BE2F7D"/>
    <w:rsid w:val="00BE34D3"/>
    <w:rsid w:val="00BE3752"/>
    <w:rsid w:val="00BE40FA"/>
    <w:rsid w:val="00BE4107"/>
    <w:rsid w:val="00BE4358"/>
    <w:rsid w:val="00BE459D"/>
    <w:rsid w:val="00BE5244"/>
    <w:rsid w:val="00BE53AE"/>
    <w:rsid w:val="00BE5473"/>
    <w:rsid w:val="00BE57F9"/>
    <w:rsid w:val="00BE6025"/>
    <w:rsid w:val="00BE6441"/>
    <w:rsid w:val="00BE6588"/>
    <w:rsid w:val="00BE6B9D"/>
    <w:rsid w:val="00BF0689"/>
    <w:rsid w:val="00BF080B"/>
    <w:rsid w:val="00BF0F4A"/>
    <w:rsid w:val="00BF1099"/>
    <w:rsid w:val="00BF177E"/>
    <w:rsid w:val="00BF2392"/>
    <w:rsid w:val="00BF2834"/>
    <w:rsid w:val="00BF2BC4"/>
    <w:rsid w:val="00BF2F03"/>
    <w:rsid w:val="00BF2FC8"/>
    <w:rsid w:val="00BF3254"/>
    <w:rsid w:val="00BF394B"/>
    <w:rsid w:val="00BF3AA5"/>
    <w:rsid w:val="00BF3BDB"/>
    <w:rsid w:val="00BF3DA6"/>
    <w:rsid w:val="00BF4863"/>
    <w:rsid w:val="00BF489D"/>
    <w:rsid w:val="00BF4907"/>
    <w:rsid w:val="00BF4FFC"/>
    <w:rsid w:val="00BF52AB"/>
    <w:rsid w:val="00BF53CD"/>
    <w:rsid w:val="00BF59F5"/>
    <w:rsid w:val="00BF61BC"/>
    <w:rsid w:val="00BF6538"/>
    <w:rsid w:val="00BF66BF"/>
    <w:rsid w:val="00BF74F9"/>
    <w:rsid w:val="00BF76BB"/>
    <w:rsid w:val="00BF77DD"/>
    <w:rsid w:val="00BF7B91"/>
    <w:rsid w:val="00C0013A"/>
    <w:rsid w:val="00C003A8"/>
    <w:rsid w:val="00C00A66"/>
    <w:rsid w:val="00C00AB3"/>
    <w:rsid w:val="00C015CF"/>
    <w:rsid w:val="00C022CA"/>
    <w:rsid w:val="00C02ADC"/>
    <w:rsid w:val="00C03602"/>
    <w:rsid w:val="00C04C95"/>
    <w:rsid w:val="00C04E91"/>
    <w:rsid w:val="00C05434"/>
    <w:rsid w:val="00C05E63"/>
    <w:rsid w:val="00C05F5A"/>
    <w:rsid w:val="00C07662"/>
    <w:rsid w:val="00C07AF6"/>
    <w:rsid w:val="00C100A6"/>
    <w:rsid w:val="00C10953"/>
    <w:rsid w:val="00C12092"/>
    <w:rsid w:val="00C1224F"/>
    <w:rsid w:val="00C12632"/>
    <w:rsid w:val="00C12DB8"/>
    <w:rsid w:val="00C12FC8"/>
    <w:rsid w:val="00C138CE"/>
    <w:rsid w:val="00C13BAF"/>
    <w:rsid w:val="00C141A5"/>
    <w:rsid w:val="00C14362"/>
    <w:rsid w:val="00C146CC"/>
    <w:rsid w:val="00C14B1F"/>
    <w:rsid w:val="00C14F80"/>
    <w:rsid w:val="00C15410"/>
    <w:rsid w:val="00C15D9D"/>
    <w:rsid w:val="00C15FEC"/>
    <w:rsid w:val="00C16A9B"/>
    <w:rsid w:val="00C1758F"/>
    <w:rsid w:val="00C1795A"/>
    <w:rsid w:val="00C17A9B"/>
    <w:rsid w:val="00C17BE5"/>
    <w:rsid w:val="00C17F4B"/>
    <w:rsid w:val="00C17F9B"/>
    <w:rsid w:val="00C205DB"/>
    <w:rsid w:val="00C20ABD"/>
    <w:rsid w:val="00C210D1"/>
    <w:rsid w:val="00C2226C"/>
    <w:rsid w:val="00C223F0"/>
    <w:rsid w:val="00C2241E"/>
    <w:rsid w:val="00C22726"/>
    <w:rsid w:val="00C22A16"/>
    <w:rsid w:val="00C22A62"/>
    <w:rsid w:val="00C22CDE"/>
    <w:rsid w:val="00C23775"/>
    <w:rsid w:val="00C23A1B"/>
    <w:rsid w:val="00C23D64"/>
    <w:rsid w:val="00C24D01"/>
    <w:rsid w:val="00C24E11"/>
    <w:rsid w:val="00C2577B"/>
    <w:rsid w:val="00C25D0D"/>
    <w:rsid w:val="00C26869"/>
    <w:rsid w:val="00C26AB5"/>
    <w:rsid w:val="00C26E87"/>
    <w:rsid w:val="00C27D0E"/>
    <w:rsid w:val="00C27DF6"/>
    <w:rsid w:val="00C31BB5"/>
    <w:rsid w:val="00C3209B"/>
    <w:rsid w:val="00C32426"/>
    <w:rsid w:val="00C32A29"/>
    <w:rsid w:val="00C32C24"/>
    <w:rsid w:val="00C32EA7"/>
    <w:rsid w:val="00C3355A"/>
    <w:rsid w:val="00C33B66"/>
    <w:rsid w:val="00C33DFB"/>
    <w:rsid w:val="00C34202"/>
    <w:rsid w:val="00C34297"/>
    <w:rsid w:val="00C34A09"/>
    <w:rsid w:val="00C35399"/>
    <w:rsid w:val="00C35958"/>
    <w:rsid w:val="00C36A77"/>
    <w:rsid w:val="00C370E8"/>
    <w:rsid w:val="00C3760E"/>
    <w:rsid w:val="00C37C56"/>
    <w:rsid w:val="00C37FF9"/>
    <w:rsid w:val="00C400EF"/>
    <w:rsid w:val="00C41646"/>
    <w:rsid w:val="00C41EF7"/>
    <w:rsid w:val="00C41FD0"/>
    <w:rsid w:val="00C42264"/>
    <w:rsid w:val="00C4315D"/>
    <w:rsid w:val="00C431DE"/>
    <w:rsid w:val="00C43A91"/>
    <w:rsid w:val="00C44661"/>
    <w:rsid w:val="00C4522A"/>
    <w:rsid w:val="00C45337"/>
    <w:rsid w:val="00C459F8"/>
    <w:rsid w:val="00C45AC4"/>
    <w:rsid w:val="00C45C30"/>
    <w:rsid w:val="00C45CFA"/>
    <w:rsid w:val="00C46426"/>
    <w:rsid w:val="00C468AA"/>
    <w:rsid w:val="00C468E2"/>
    <w:rsid w:val="00C4697F"/>
    <w:rsid w:val="00C46A86"/>
    <w:rsid w:val="00C470A9"/>
    <w:rsid w:val="00C471CB"/>
    <w:rsid w:val="00C47A0B"/>
    <w:rsid w:val="00C500C9"/>
    <w:rsid w:val="00C5015D"/>
    <w:rsid w:val="00C5017F"/>
    <w:rsid w:val="00C50857"/>
    <w:rsid w:val="00C50A10"/>
    <w:rsid w:val="00C50C5B"/>
    <w:rsid w:val="00C51126"/>
    <w:rsid w:val="00C51431"/>
    <w:rsid w:val="00C514D6"/>
    <w:rsid w:val="00C51BCF"/>
    <w:rsid w:val="00C51BD1"/>
    <w:rsid w:val="00C52460"/>
    <w:rsid w:val="00C525F0"/>
    <w:rsid w:val="00C52802"/>
    <w:rsid w:val="00C53A73"/>
    <w:rsid w:val="00C53F99"/>
    <w:rsid w:val="00C54489"/>
    <w:rsid w:val="00C549F5"/>
    <w:rsid w:val="00C55010"/>
    <w:rsid w:val="00C5511A"/>
    <w:rsid w:val="00C5566A"/>
    <w:rsid w:val="00C55EA1"/>
    <w:rsid w:val="00C564B4"/>
    <w:rsid w:val="00C57855"/>
    <w:rsid w:val="00C617C9"/>
    <w:rsid w:val="00C61CBD"/>
    <w:rsid w:val="00C6339E"/>
    <w:rsid w:val="00C634F0"/>
    <w:rsid w:val="00C635B3"/>
    <w:rsid w:val="00C63713"/>
    <w:rsid w:val="00C6490B"/>
    <w:rsid w:val="00C64998"/>
    <w:rsid w:val="00C64DC6"/>
    <w:rsid w:val="00C65206"/>
    <w:rsid w:val="00C66263"/>
    <w:rsid w:val="00C67268"/>
    <w:rsid w:val="00C673A3"/>
    <w:rsid w:val="00C679E0"/>
    <w:rsid w:val="00C67BF0"/>
    <w:rsid w:val="00C67CEA"/>
    <w:rsid w:val="00C70F56"/>
    <w:rsid w:val="00C7151C"/>
    <w:rsid w:val="00C71FA8"/>
    <w:rsid w:val="00C72300"/>
    <w:rsid w:val="00C72708"/>
    <w:rsid w:val="00C73121"/>
    <w:rsid w:val="00C738D5"/>
    <w:rsid w:val="00C73E1A"/>
    <w:rsid w:val="00C743A1"/>
    <w:rsid w:val="00C749E8"/>
    <w:rsid w:val="00C74FF0"/>
    <w:rsid w:val="00C752F7"/>
    <w:rsid w:val="00C75383"/>
    <w:rsid w:val="00C75EA9"/>
    <w:rsid w:val="00C7616F"/>
    <w:rsid w:val="00C766B7"/>
    <w:rsid w:val="00C76A26"/>
    <w:rsid w:val="00C76A9A"/>
    <w:rsid w:val="00C76BAC"/>
    <w:rsid w:val="00C76C1A"/>
    <w:rsid w:val="00C772E7"/>
    <w:rsid w:val="00C77456"/>
    <w:rsid w:val="00C77685"/>
    <w:rsid w:val="00C77D39"/>
    <w:rsid w:val="00C77FD8"/>
    <w:rsid w:val="00C80347"/>
    <w:rsid w:val="00C80837"/>
    <w:rsid w:val="00C80883"/>
    <w:rsid w:val="00C80EE9"/>
    <w:rsid w:val="00C80FE2"/>
    <w:rsid w:val="00C81243"/>
    <w:rsid w:val="00C81677"/>
    <w:rsid w:val="00C837D1"/>
    <w:rsid w:val="00C83D12"/>
    <w:rsid w:val="00C84127"/>
    <w:rsid w:val="00C845ED"/>
    <w:rsid w:val="00C84F7A"/>
    <w:rsid w:val="00C85122"/>
    <w:rsid w:val="00C858B9"/>
    <w:rsid w:val="00C85969"/>
    <w:rsid w:val="00C85C12"/>
    <w:rsid w:val="00C85C84"/>
    <w:rsid w:val="00C85D53"/>
    <w:rsid w:val="00C85E91"/>
    <w:rsid w:val="00C86230"/>
    <w:rsid w:val="00C869D4"/>
    <w:rsid w:val="00C87ACA"/>
    <w:rsid w:val="00C87BCE"/>
    <w:rsid w:val="00C9194F"/>
    <w:rsid w:val="00C91C14"/>
    <w:rsid w:val="00C922FA"/>
    <w:rsid w:val="00C9274F"/>
    <w:rsid w:val="00C927D9"/>
    <w:rsid w:val="00C929B1"/>
    <w:rsid w:val="00C92A71"/>
    <w:rsid w:val="00C931E0"/>
    <w:rsid w:val="00C939A9"/>
    <w:rsid w:val="00C93A34"/>
    <w:rsid w:val="00C93F69"/>
    <w:rsid w:val="00C94038"/>
    <w:rsid w:val="00C946FE"/>
    <w:rsid w:val="00C94931"/>
    <w:rsid w:val="00C94A7A"/>
    <w:rsid w:val="00C958D5"/>
    <w:rsid w:val="00C959B3"/>
    <w:rsid w:val="00C96B0E"/>
    <w:rsid w:val="00C96BDB"/>
    <w:rsid w:val="00C9785D"/>
    <w:rsid w:val="00CA0B11"/>
    <w:rsid w:val="00CA0F78"/>
    <w:rsid w:val="00CA14EC"/>
    <w:rsid w:val="00CA1812"/>
    <w:rsid w:val="00CA1F39"/>
    <w:rsid w:val="00CA252B"/>
    <w:rsid w:val="00CA2B8D"/>
    <w:rsid w:val="00CA4793"/>
    <w:rsid w:val="00CA4856"/>
    <w:rsid w:val="00CA4A89"/>
    <w:rsid w:val="00CA4D01"/>
    <w:rsid w:val="00CA55E4"/>
    <w:rsid w:val="00CA5B11"/>
    <w:rsid w:val="00CA64FB"/>
    <w:rsid w:val="00CA68A6"/>
    <w:rsid w:val="00CA6D61"/>
    <w:rsid w:val="00CA6DA7"/>
    <w:rsid w:val="00CA6E7B"/>
    <w:rsid w:val="00CA7838"/>
    <w:rsid w:val="00CA795D"/>
    <w:rsid w:val="00CA7CB3"/>
    <w:rsid w:val="00CB0093"/>
    <w:rsid w:val="00CB0121"/>
    <w:rsid w:val="00CB1161"/>
    <w:rsid w:val="00CB134A"/>
    <w:rsid w:val="00CB1E5F"/>
    <w:rsid w:val="00CB1FE1"/>
    <w:rsid w:val="00CB234D"/>
    <w:rsid w:val="00CB28DA"/>
    <w:rsid w:val="00CB327B"/>
    <w:rsid w:val="00CB3327"/>
    <w:rsid w:val="00CB37D3"/>
    <w:rsid w:val="00CB4825"/>
    <w:rsid w:val="00CB556C"/>
    <w:rsid w:val="00CB557D"/>
    <w:rsid w:val="00CB6096"/>
    <w:rsid w:val="00CB60A4"/>
    <w:rsid w:val="00CB647A"/>
    <w:rsid w:val="00CB64D4"/>
    <w:rsid w:val="00CB657A"/>
    <w:rsid w:val="00CB7922"/>
    <w:rsid w:val="00CC13E7"/>
    <w:rsid w:val="00CC176E"/>
    <w:rsid w:val="00CC1DC8"/>
    <w:rsid w:val="00CC27A3"/>
    <w:rsid w:val="00CC326B"/>
    <w:rsid w:val="00CC356A"/>
    <w:rsid w:val="00CC356F"/>
    <w:rsid w:val="00CC367D"/>
    <w:rsid w:val="00CC39D1"/>
    <w:rsid w:val="00CC3F92"/>
    <w:rsid w:val="00CC419F"/>
    <w:rsid w:val="00CC4815"/>
    <w:rsid w:val="00CC4C23"/>
    <w:rsid w:val="00CC4CC3"/>
    <w:rsid w:val="00CC4D66"/>
    <w:rsid w:val="00CC51B1"/>
    <w:rsid w:val="00CC6469"/>
    <w:rsid w:val="00CC6927"/>
    <w:rsid w:val="00CC76E3"/>
    <w:rsid w:val="00CC7A72"/>
    <w:rsid w:val="00CC7CD1"/>
    <w:rsid w:val="00CD03C2"/>
    <w:rsid w:val="00CD04D4"/>
    <w:rsid w:val="00CD13F3"/>
    <w:rsid w:val="00CD1B7F"/>
    <w:rsid w:val="00CD1DC9"/>
    <w:rsid w:val="00CD247A"/>
    <w:rsid w:val="00CD26AC"/>
    <w:rsid w:val="00CD270A"/>
    <w:rsid w:val="00CD32DF"/>
    <w:rsid w:val="00CD35E9"/>
    <w:rsid w:val="00CD382D"/>
    <w:rsid w:val="00CD446E"/>
    <w:rsid w:val="00CD4B13"/>
    <w:rsid w:val="00CD4BD9"/>
    <w:rsid w:val="00CD4E9D"/>
    <w:rsid w:val="00CD5295"/>
    <w:rsid w:val="00CD5A8C"/>
    <w:rsid w:val="00CD652B"/>
    <w:rsid w:val="00CD6618"/>
    <w:rsid w:val="00CD6679"/>
    <w:rsid w:val="00CD6E1F"/>
    <w:rsid w:val="00CD6F89"/>
    <w:rsid w:val="00CD7E23"/>
    <w:rsid w:val="00CE01CA"/>
    <w:rsid w:val="00CE07C3"/>
    <w:rsid w:val="00CE0A0F"/>
    <w:rsid w:val="00CE0C26"/>
    <w:rsid w:val="00CE18F1"/>
    <w:rsid w:val="00CE1A45"/>
    <w:rsid w:val="00CE1E1F"/>
    <w:rsid w:val="00CE2143"/>
    <w:rsid w:val="00CE259C"/>
    <w:rsid w:val="00CE292D"/>
    <w:rsid w:val="00CE29CB"/>
    <w:rsid w:val="00CE2C85"/>
    <w:rsid w:val="00CE2F99"/>
    <w:rsid w:val="00CE2FE7"/>
    <w:rsid w:val="00CE35E3"/>
    <w:rsid w:val="00CE3A32"/>
    <w:rsid w:val="00CE3D3B"/>
    <w:rsid w:val="00CE4875"/>
    <w:rsid w:val="00CE496F"/>
    <w:rsid w:val="00CE51BF"/>
    <w:rsid w:val="00CE54C5"/>
    <w:rsid w:val="00CE571A"/>
    <w:rsid w:val="00CE6BD0"/>
    <w:rsid w:val="00CE71D0"/>
    <w:rsid w:val="00CE7A7D"/>
    <w:rsid w:val="00CE7E9A"/>
    <w:rsid w:val="00CE7FC7"/>
    <w:rsid w:val="00CF0365"/>
    <w:rsid w:val="00CF0595"/>
    <w:rsid w:val="00CF0B63"/>
    <w:rsid w:val="00CF0C43"/>
    <w:rsid w:val="00CF0E5F"/>
    <w:rsid w:val="00CF13DF"/>
    <w:rsid w:val="00CF18C4"/>
    <w:rsid w:val="00CF1CD5"/>
    <w:rsid w:val="00CF2711"/>
    <w:rsid w:val="00CF3CFC"/>
    <w:rsid w:val="00CF4236"/>
    <w:rsid w:val="00CF4248"/>
    <w:rsid w:val="00CF4B3F"/>
    <w:rsid w:val="00CF4C63"/>
    <w:rsid w:val="00CF5268"/>
    <w:rsid w:val="00CF58F3"/>
    <w:rsid w:val="00CF59FD"/>
    <w:rsid w:val="00CF5DE9"/>
    <w:rsid w:val="00CF6662"/>
    <w:rsid w:val="00CF6DE8"/>
    <w:rsid w:val="00CF6FD9"/>
    <w:rsid w:val="00CF76B0"/>
    <w:rsid w:val="00D0013B"/>
    <w:rsid w:val="00D00883"/>
    <w:rsid w:val="00D01627"/>
    <w:rsid w:val="00D0197D"/>
    <w:rsid w:val="00D01CA9"/>
    <w:rsid w:val="00D01EC9"/>
    <w:rsid w:val="00D02218"/>
    <w:rsid w:val="00D02DA6"/>
    <w:rsid w:val="00D03FB8"/>
    <w:rsid w:val="00D0405D"/>
    <w:rsid w:val="00D043F7"/>
    <w:rsid w:val="00D04F38"/>
    <w:rsid w:val="00D0578E"/>
    <w:rsid w:val="00D059BE"/>
    <w:rsid w:val="00D05AD2"/>
    <w:rsid w:val="00D06127"/>
    <w:rsid w:val="00D06435"/>
    <w:rsid w:val="00D06736"/>
    <w:rsid w:val="00D06BFF"/>
    <w:rsid w:val="00D071D6"/>
    <w:rsid w:val="00D073C4"/>
    <w:rsid w:val="00D07723"/>
    <w:rsid w:val="00D07E5E"/>
    <w:rsid w:val="00D10999"/>
    <w:rsid w:val="00D10C00"/>
    <w:rsid w:val="00D11B86"/>
    <w:rsid w:val="00D12665"/>
    <w:rsid w:val="00D127AA"/>
    <w:rsid w:val="00D12D42"/>
    <w:rsid w:val="00D133DF"/>
    <w:rsid w:val="00D13986"/>
    <w:rsid w:val="00D13BC7"/>
    <w:rsid w:val="00D15A50"/>
    <w:rsid w:val="00D16219"/>
    <w:rsid w:val="00D1637D"/>
    <w:rsid w:val="00D166F4"/>
    <w:rsid w:val="00D16B20"/>
    <w:rsid w:val="00D16CE7"/>
    <w:rsid w:val="00D16F5F"/>
    <w:rsid w:val="00D17622"/>
    <w:rsid w:val="00D17AE4"/>
    <w:rsid w:val="00D17F93"/>
    <w:rsid w:val="00D20459"/>
    <w:rsid w:val="00D207FB"/>
    <w:rsid w:val="00D20B2B"/>
    <w:rsid w:val="00D21030"/>
    <w:rsid w:val="00D2132B"/>
    <w:rsid w:val="00D21983"/>
    <w:rsid w:val="00D21A72"/>
    <w:rsid w:val="00D21E34"/>
    <w:rsid w:val="00D22019"/>
    <w:rsid w:val="00D22AAC"/>
    <w:rsid w:val="00D22E4A"/>
    <w:rsid w:val="00D23005"/>
    <w:rsid w:val="00D2338E"/>
    <w:rsid w:val="00D23409"/>
    <w:rsid w:val="00D23F93"/>
    <w:rsid w:val="00D2409F"/>
    <w:rsid w:val="00D24489"/>
    <w:rsid w:val="00D24574"/>
    <w:rsid w:val="00D24CB7"/>
    <w:rsid w:val="00D24E24"/>
    <w:rsid w:val="00D24FE3"/>
    <w:rsid w:val="00D2512F"/>
    <w:rsid w:val="00D25302"/>
    <w:rsid w:val="00D263C0"/>
    <w:rsid w:val="00D26553"/>
    <w:rsid w:val="00D2657A"/>
    <w:rsid w:val="00D2663A"/>
    <w:rsid w:val="00D266C8"/>
    <w:rsid w:val="00D267D3"/>
    <w:rsid w:val="00D26DD5"/>
    <w:rsid w:val="00D271CB"/>
    <w:rsid w:val="00D27387"/>
    <w:rsid w:val="00D27971"/>
    <w:rsid w:val="00D300E7"/>
    <w:rsid w:val="00D3048C"/>
    <w:rsid w:val="00D30850"/>
    <w:rsid w:val="00D31533"/>
    <w:rsid w:val="00D32011"/>
    <w:rsid w:val="00D322ED"/>
    <w:rsid w:val="00D323C6"/>
    <w:rsid w:val="00D3241E"/>
    <w:rsid w:val="00D3330A"/>
    <w:rsid w:val="00D33EEF"/>
    <w:rsid w:val="00D340C8"/>
    <w:rsid w:val="00D3445D"/>
    <w:rsid w:val="00D34564"/>
    <w:rsid w:val="00D345B9"/>
    <w:rsid w:val="00D34F98"/>
    <w:rsid w:val="00D35FDF"/>
    <w:rsid w:val="00D3654B"/>
    <w:rsid w:val="00D36C27"/>
    <w:rsid w:val="00D36E5A"/>
    <w:rsid w:val="00D36FB6"/>
    <w:rsid w:val="00D378C1"/>
    <w:rsid w:val="00D378F1"/>
    <w:rsid w:val="00D37FE8"/>
    <w:rsid w:val="00D401E3"/>
    <w:rsid w:val="00D40622"/>
    <w:rsid w:val="00D40C14"/>
    <w:rsid w:val="00D41361"/>
    <w:rsid w:val="00D41523"/>
    <w:rsid w:val="00D418D5"/>
    <w:rsid w:val="00D41BB1"/>
    <w:rsid w:val="00D42942"/>
    <w:rsid w:val="00D42C4F"/>
    <w:rsid w:val="00D42DD1"/>
    <w:rsid w:val="00D43874"/>
    <w:rsid w:val="00D44D86"/>
    <w:rsid w:val="00D44DE9"/>
    <w:rsid w:val="00D44FAF"/>
    <w:rsid w:val="00D451CE"/>
    <w:rsid w:val="00D456FF"/>
    <w:rsid w:val="00D4686D"/>
    <w:rsid w:val="00D46908"/>
    <w:rsid w:val="00D47630"/>
    <w:rsid w:val="00D47673"/>
    <w:rsid w:val="00D47E7E"/>
    <w:rsid w:val="00D5034F"/>
    <w:rsid w:val="00D506A2"/>
    <w:rsid w:val="00D5121B"/>
    <w:rsid w:val="00D519DD"/>
    <w:rsid w:val="00D51A80"/>
    <w:rsid w:val="00D52985"/>
    <w:rsid w:val="00D52B22"/>
    <w:rsid w:val="00D5310E"/>
    <w:rsid w:val="00D533C0"/>
    <w:rsid w:val="00D53C04"/>
    <w:rsid w:val="00D54A32"/>
    <w:rsid w:val="00D5507B"/>
    <w:rsid w:val="00D5594B"/>
    <w:rsid w:val="00D55B8D"/>
    <w:rsid w:val="00D5782C"/>
    <w:rsid w:val="00D57E6A"/>
    <w:rsid w:val="00D603B5"/>
    <w:rsid w:val="00D605B3"/>
    <w:rsid w:val="00D6095D"/>
    <w:rsid w:val="00D60EA2"/>
    <w:rsid w:val="00D61BE5"/>
    <w:rsid w:val="00D61E27"/>
    <w:rsid w:val="00D62000"/>
    <w:rsid w:val="00D620EC"/>
    <w:rsid w:val="00D63205"/>
    <w:rsid w:val="00D63A0B"/>
    <w:rsid w:val="00D63AB1"/>
    <w:rsid w:val="00D640CC"/>
    <w:rsid w:val="00D65635"/>
    <w:rsid w:val="00D657EF"/>
    <w:rsid w:val="00D65C99"/>
    <w:rsid w:val="00D66605"/>
    <w:rsid w:val="00D6751D"/>
    <w:rsid w:val="00D676EA"/>
    <w:rsid w:val="00D6777D"/>
    <w:rsid w:val="00D679FD"/>
    <w:rsid w:val="00D67FB3"/>
    <w:rsid w:val="00D70448"/>
    <w:rsid w:val="00D70BD3"/>
    <w:rsid w:val="00D70EC4"/>
    <w:rsid w:val="00D71395"/>
    <w:rsid w:val="00D719E2"/>
    <w:rsid w:val="00D71F0A"/>
    <w:rsid w:val="00D7227F"/>
    <w:rsid w:val="00D72E32"/>
    <w:rsid w:val="00D72E3B"/>
    <w:rsid w:val="00D7348A"/>
    <w:rsid w:val="00D73733"/>
    <w:rsid w:val="00D73C1D"/>
    <w:rsid w:val="00D74B23"/>
    <w:rsid w:val="00D75B38"/>
    <w:rsid w:val="00D75BCE"/>
    <w:rsid w:val="00D75C52"/>
    <w:rsid w:val="00D75E49"/>
    <w:rsid w:val="00D770B3"/>
    <w:rsid w:val="00D80050"/>
    <w:rsid w:val="00D80063"/>
    <w:rsid w:val="00D80D11"/>
    <w:rsid w:val="00D81220"/>
    <w:rsid w:val="00D81260"/>
    <w:rsid w:val="00D81E7E"/>
    <w:rsid w:val="00D820AF"/>
    <w:rsid w:val="00D82525"/>
    <w:rsid w:val="00D82F7A"/>
    <w:rsid w:val="00D83850"/>
    <w:rsid w:val="00D83BD7"/>
    <w:rsid w:val="00D842D9"/>
    <w:rsid w:val="00D84C22"/>
    <w:rsid w:val="00D857B1"/>
    <w:rsid w:val="00D85D66"/>
    <w:rsid w:val="00D85F75"/>
    <w:rsid w:val="00D86079"/>
    <w:rsid w:val="00D86762"/>
    <w:rsid w:val="00D86D70"/>
    <w:rsid w:val="00D872A7"/>
    <w:rsid w:val="00D875AD"/>
    <w:rsid w:val="00D877F8"/>
    <w:rsid w:val="00D87C25"/>
    <w:rsid w:val="00D87CA5"/>
    <w:rsid w:val="00D9042F"/>
    <w:rsid w:val="00D90D51"/>
    <w:rsid w:val="00D90ECB"/>
    <w:rsid w:val="00D91467"/>
    <w:rsid w:val="00D91AE9"/>
    <w:rsid w:val="00D91BC2"/>
    <w:rsid w:val="00D92CDE"/>
    <w:rsid w:val="00D9391D"/>
    <w:rsid w:val="00D94F24"/>
    <w:rsid w:val="00D94FBC"/>
    <w:rsid w:val="00D9568B"/>
    <w:rsid w:val="00D95702"/>
    <w:rsid w:val="00D95757"/>
    <w:rsid w:val="00D957DD"/>
    <w:rsid w:val="00D95962"/>
    <w:rsid w:val="00D95E46"/>
    <w:rsid w:val="00D962E8"/>
    <w:rsid w:val="00D9726A"/>
    <w:rsid w:val="00DA060D"/>
    <w:rsid w:val="00DA09D9"/>
    <w:rsid w:val="00DA1EFD"/>
    <w:rsid w:val="00DA215D"/>
    <w:rsid w:val="00DA2260"/>
    <w:rsid w:val="00DA2461"/>
    <w:rsid w:val="00DA2DB8"/>
    <w:rsid w:val="00DA31E7"/>
    <w:rsid w:val="00DA372F"/>
    <w:rsid w:val="00DA376F"/>
    <w:rsid w:val="00DA3EF8"/>
    <w:rsid w:val="00DA42A6"/>
    <w:rsid w:val="00DA456C"/>
    <w:rsid w:val="00DA4CC9"/>
    <w:rsid w:val="00DA507E"/>
    <w:rsid w:val="00DA50F1"/>
    <w:rsid w:val="00DA52EF"/>
    <w:rsid w:val="00DA5866"/>
    <w:rsid w:val="00DA6207"/>
    <w:rsid w:val="00DA6328"/>
    <w:rsid w:val="00DA6D25"/>
    <w:rsid w:val="00DA7048"/>
    <w:rsid w:val="00DA7061"/>
    <w:rsid w:val="00DA7A69"/>
    <w:rsid w:val="00DA7A6D"/>
    <w:rsid w:val="00DA7E85"/>
    <w:rsid w:val="00DB0098"/>
    <w:rsid w:val="00DB07DA"/>
    <w:rsid w:val="00DB094B"/>
    <w:rsid w:val="00DB0C36"/>
    <w:rsid w:val="00DB0C5E"/>
    <w:rsid w:val="00DB0F56"/>
    <w:rsid w:val="00DB10F0"/>
    <w:rsid w:val="00DB137F"/>
    <w:rsid w:val="00DB1D3F"/>
    <w:rsid w:val="00DB27CB"/>
    <w:rsid w:val="00DB27CF"/>
    <w:rsid w:val="00DB2837"/>
    <w:rsid w:val="00DB3026"/>
    <w:rsid w:val="00DB3B42"/>
    <w:rsid w:val="00DB3CE4"/>
    <w:rsid w:val="00DB3DD2"/>
    <w:rsid w:val="00DB4543"/>
    <w:rsid w:val="00DB5187"/>
    <w:rsid w:val="00DB55DC"/>
    <w:rsid w:val="00DB5902"/>
    <w:rsid w:val="00DB74B7"/>
    <w:rsid w:val="00DB7C19"/>
    <w:rsid w:val="00DC0C00"/>
    <w:rsid w:val="00DC0D12"/>
    <w:rsid w:val="00DC11E6"/>
    <w:rsid w:val="00DC169E"/>
    <w:rsid w:val="00DC194F"/>
    <w:rsid w:val="00DC1E8F"/>
    <w:rsid w:val="00DC1F5E"/>
    <w:rsid w:val="00DC2485"/>
    <w:rsid w:val="00DC26D9"/>
    <w:rsid w:val="00DC29EE"/>
    <w:rsid w:val="00DC31CF"/>
    <w:rsid w:val="00DC3A1B"/>
    <w:rsid w:val="00DC3D20"/>
    <w:rsid w:val="00DC45AF"/>
    <w:rsid w:val="00DC4695"/>
    <w:rsid w:val="00DC497D"/>
    <w:rsid w:val="00DC511C"/>
    <w:rsid w:val="00DC51B9"/>
    <w:rsid w:val="00DC6385"/>
    <w:rsid w:val="00DC6776"/>
    <w:rsid w:val="00DC6DD7"/>
    <w:rsid w:val="00DC7006"/>
    <w:rsid w:val="00DC7020"/>
    <w:rsid w:val="00DC776A"/>
    <w:rsid w:val="00DC7ECE"/>
    <w:rsid w:val="00DC7FD4"/>
    <w:rsid w:val="00DD0319"/>
    <w:rsid w:val="00DD0893"/>
    <w:rsid w:val="00DD0F80"/>
    <w:rsid w:val="00DD12C7"/>
    <w:rsid w:val="00DD1399"/>
    <w:rsid w:val="00DD168C"/>
    <w:rsid w:val="00DD25FE"/>
    <w:rsid w:val="00DD2E24"/>
    <w:rsid w:val="00DD3AC7"/>
    <w:rsid w:val="00DD43D5"/>
    <w:rsid w:val="00DD447D"/>
    <w:rsid w:val="00DD4B7A"/>
    <w:rsid w:val="00DD4D18"/>
    <w:rsid w:val="00DD50E2"/>
    <w:rsid w:val="00DD5815"/>
    <w:rsid w:val="00DD59C2"/>
    <w:rsid w:val="00DD67E3"/>
    <w:rsid w:val="00DD6C71"/>
    <w:rsid w:val="00DD7020"/>
    <w:rsid w:val="00DD74CA"/>
    <w:rsid w:val="00DD7C28"/>
    <w:rsid w:val="00DE07E7"/>
    <w:rsid w:val="00DE0C00"/>
    <w:rsid w:val="00DE1E12"/>
    <w:rsid w:val="00DE2058"/>
    <w:rsid w:val="00DE25AA"/>
    <w:rsid w:val="00DE2A49"/>
    <w:rsid w:val="00DE2CCA"/>
    <w:rsid w:val="00DE310C"/>
    <w:rsid w:val="00DE32F5"/>
    <w:rsid w:val="00DE34CC"/>
    <w:rsid w:val="00DE3505"/>
    <w:rsid w:val="00DE366B"/>
    <w:rsid w:val="00DE4315"/>
    <w:rsid w:val="00DE4666"/>
    <w:rsid w:val="00DE5491"/>
    <w:rsid w:val="00DE5BFF"/>
    <w:rsid w:val="00DE636C"/>
    <w:rsid w:val="00DE649F"/>
    <w:rsid w:val="00DE66C9"/>
    <w:rsid w:val="00DE7566"/>
    <w:rsid w:val="00DF100A"/>
    <w:rsid w:val="00DF10A9"/>
    <w:rsid w:val="00DF17D3"/>
    <w:rsid w:val="00DF1A3B"/>
    <w:rsid w:val="00DF25AE"/>
    <w:rsid w:val="00DF2BD4"/>
    <w:rsid w:val="00DF3D21"/>
    <w:rsid w:val="00DF4B95"/>
    <w:rsid w:val="00DF52A4"/>
    <w:rsid w:val="00DF622D"/>
    <w:rsid w:val="00DF6B29"/>
    <w:rsid w:val="00DF7090"/>
    <w:rsid w:val="00DF70C5"/>
    <w:rsid w:val="00DF7543"/>
    <w:rsid w:val="00DF7552"/>
    <w:rsid w:val="00DF7DBD"/>
    <w:rsid w:val="00DF7E01"/>
    <w:rsid w:val="00E02028"/>
    <w:rsid w:val="00E02997"/>
    <w:rsid w:val="00E02C7B"/>
    <w:rsid w:val="00E03219"/>
    <w:rsid w:val="00E037F0"/>
    <w:rsid w:val="00E03F26"/>
    <w:rsid w:val="00E04204"/>
    <w:rsid w:val="00E04B2D"/>
    <w:rsid w:val="00E04FB3"/>
    <w:rsid w:val="00E052C9"/>
    <w:rsid w:val="00E0552F"/>
    <w:rsid w:val="00E05AE8"/>
    <w:rsid w:val="00E05E31"/>
    <w:rsid w:val="00E0639F"/>
    <w:rsid w:val="00E06C44"/>
    <w:rsid w:val="00E0766C"/>
    <w:rsid w:val="00E108ED"/>
    <w:rsid w:val="00E10917"/>
    <w:rsid w:val="00E10B76"/>
    <w:rsid w:val="00E10B86"/>
    <w:rsid w:val="00E10C74"/>
    <w:rsid w:val="00E117EC"/>
    <w:rsid w:val="00E118CB"/>
    <w:rsid w:val="00E11AB8"/>
    <w:rsid w:val="00E11B1C"/>
    <w:rsid w:val="00E11B99"/>
    <w:rsid w:val="00E12083"/>
    <w:rsid w:val="00E12EDC"/>
    <w:rsid w:val="00E1337C"/>
    <w:rsid w:val="00E13789"/>
    <w:rsid w:val="00E13887"/>
    <w:rsid w:val="00E1425E"/>
    <w:rsid w:val="00E14641"/>
    <w:rsid w:val="00E14825"/>
    <w:rsid w:val="00E1539D"/>
    <w:rsid w:val="00E15633"/>
    <w:rsid w:val="00E1587D"/>
    <w:rsid w:val="00E1593B"/>
    <w:rsid w:val="00E15949"/>
    <w:rsid w:val="00E15A11"/>
    <w:rsid w:val="00E15C08"/>
    <w:rsid w:val="00E16C06"/>
    <w:rsid w:val="00E2095C"/>
    <w:rsid w:val="00E20F6E"/>
    <w:rsid w:val="00E2123E"/>
    <w:rsid w:val="00E21500"/>
    <w:rsid w:val="00E2189B"/>
    <w:rsid w:val="00E21DA1"/>
    <w:rsid w:val="00E2239D"/>
    <w:rsid w:val="00E22551"/>
    <w:rsid w:val="00E227FC"/>
    <w:rsid w:val="00E22B59"/>
    <w:rsid w:val="00E230F4"/>
    <w:rsid w:val="00E231BB"/>
    <w:rsid w:val="00E2369C"/>
    <w:rsid w:val="00E2524B"/>
    <w:rsid w:val="00E25856"/>
    <w:rsid w:val="00E25960"/>
    <w:rsid w:val="00E25EAF"/>
    <w:rsid w:val="00E25F9F"/>
    <w:rsid w:val="00E26317"/>
    <w:rsid w:val="00E2651E"/>
    <w:rsid w:val="00E266F7"/>
    <w:rsid w:val="00E26B16"/>
    <w:rsid w:val="00E26ECA"/>
    <w:rsid w:val="00E270A0"/>
    <w:rsid w:val="00E27361"/>
    <w:rsid w:val="00E276C5"/>
    <w:rsid w:val="00E27A8B"/>
    <w:rsid w:val="00E27E57"/>
    <w:rsid w:val="00E30162"/>
    <w:rsid w:val="00E30595"/>
    <w:rsid w:val="00E30921"/>
    <w:rsid w:val="00E31122"/>
    <w:rsid w:val="00E314CE"/>
    <w:rsid w:val="00E31ECF"/>
    <w:rsid w:val="00E31F52"/>
    <w:rsid w:val="00E32C04"/>
    <w:rsid w:val="00E33584"/>
    <w:rsid w:val="00E338AE"/>
    <w:rsid w:val="00E34497"/>
    <w:rsid w:val="00E349B5"/>
    <w:rsid w:val="00E34AA6"/>
    <w:rsid w:val="00E34DE2"/>
    <w:rsid w:val="00E34E37"/>
    <w:rsid w:val="00E356E3"/>
    <w:rsid w:val="00E359A9"/>
    <w:rsid w:val="00E35A44"/>
    <w:rsid w:val="00E35C24"/>
    <w:rsid w:val="00E35E8F"/>
    <w:rsid w:val="00E35EF6"/>
    <w:rsid w:val="00E360EC"/>
    <w:rsid w:val="00E375AD"/>
    <w:rsid w:val="00E37ACB"/>
    <w:rsid w:val="00E37DE4"/>
    <w:rsid w:val="00E37FA0"/>
    <w:rsid w:val="00E41122"/>
    <w:rsid w:val="00E4186E"/>
    <w:rsid w:val="00E41AA8"/>
    <w:rsid w:val="00E422AB"/>
    <w:rsid w:val="00E42471"/>
    <w:rsid w:val="00E42677"/>
    <w:rsid w:val="00E42A3A"/>
    <w:rsid w:val="00E42A86"/>
    <w:rsid w:val="00E42B92"/>
    <w:rsid w:val="00E4306E"/>
    <w:rsid w:val="00E44673"/>
    <w:rsid w:val="00E44A0D"/>
    <w:rsid w:val="00E44CAF"/>
    <w:rsid w:val="00E44FF1"/>
    <w:rsid w:val="00E4534C"/>
    <w:rsid w:val="00E46316"/>
    <w:rsid w:val="00E4657F"/>
    <w:rsid w:val="00E4680B"/>
    <w:rsid w:val="00E46DEE"/>
    <w:rsid w:val="00E47548"/>
    <w:rsid w:val="00E47889"/>
    <w:rsid w:val="00E4799E"/>
    <w:rsid w:val="00E50029"/>
    <w:rsid w:val="00E50423"/>
    <w:rsid w:val="00E50949"/>
    <w:rsid w:val="00E50ED7"/>
    <w:rsid w:val="00E51513"/>
    <w:rsid w:val="00E51A70"/>
    <w:rsid w:val="00E51BB5"/>
    <w:rsid w:val="00E5202C"/>
    <w:rsid w:val="00E52067"/>
    <w:rsid w:val="00E528A0"/>
    <w:rsid w:val="00E52F82"/>
    <w:rsid w:val="00E52FD6"/>
    <w:rsid w:val="00E530E0"/>
    <w:rsid w:val="00E533B5"/>
    <w:rsid w:val="00E54827"/>
    <w:rsid w:val="00E54BCC"/>
    <w:rsid w:val="00E5515D"/>
    <w:rsid w:val="00E5546E"/>
    <w:rsid w:val="00E55536"/>
    <w:rsid w:val="00E55927"/>
    <w:rsid w:val="00E56A85"/>
    <w:rsid w:val="00E575B3"/>
    <w:rsid w:val="00E5798B"/>
    <w:rsid w:val="00E57A9A"/>
    <w:rsid w:val="00E57F02"/>
    <w:rsid w:val="00E6030A"/>
    <w:rsid w:val="00E60855"/>
    <w:rsid w:val="00E60D30"/>
    <w:rsid w:val="00E61B8F"/>
    <w:rsid w:val="00E61C1D"/>
    <w:rsid w:val="00E61CA6"/>
    <w:rsid w:val="00E625B1"/>
    <w:rsid w:val="00E62C50"/>
    <w:rsid w:val="00E62E2A"/>
    <w:rsid w:val="00E632F1"/>
    <w:rsid w:val="00E63E22"/>
    <w:rsid w:val="00E648B5"/>
    <w:rsid w:val="00E648DA"/>
    <w:rsid w:val="00E64D3E"/>
    <w:rsid w:val="00E65BD5"/>
    <w:rsid w:val="00E65C60"/>
    <w:rsid w:val="00E65EF5"/>
    <w:rsid w:val="00E65FED"/>
    <w:rsid w:val="00E661CD"/>
    <w:rsid w:val="00E66D35"/>
    <w:rsid w:val="00E67295"/>
    <w:rsid w:val="00E6730A"/>
    <w:rsid w:val="00E67763"/>
    <w:rsid w:val="00E67E9F"/>
    <w:rsid w:val="00E701F8"/>
    <w:rsid w:val="00E708D3"/>
    <w:rsid w:val="00E70B30"/>
    <w:rsid w:val="00E70D51"/>
    <w:rsid w:val="00E71128"/>
    <w:rsid w:val="00E713B1"/>
    <w:rsid w:val="00E71DF9"/>
    <w:rsid w:val="00E720A7"/>
    <w:rsid w:val="00E723F9"/>
    <w:rsid w:val="00E724AE"/>
    <w:rsid w:val="00E725D8"/>
    <w:rsid w:val="00E73433"/>
    <w:rsid w:val="00E73B32"/>
    <w:rsid w:val="00E73E47"/>
    <w:rsid w:val="00E740CA"/>
    <w:rsid w:val="00E740ED"/>
    <w:rsid w:val="00E751F3"/>
    <w:rsid w:val="00E759CB"/>
    <w:rsid w:val="00E75B65"/>
    <w:rsid w:val="00E7666E"/>
    <w:rsid w:val="00E76774"/>
    <w:rsid w:val="00E770C2"/>
    <w:rsid w:val="00E77874"/>
    <w:rsid w:val="00E77A1B"/>
    <w:rsid w:val="00E77B97"/>
    <w:rsid w:val="00E806E6"/>
    <w:rsid w:val="00E8081F"/>
    <w:rsid w:val="00E80911"/>
    <w:rsid w:val="00E80CA6"/>
    <w:rsid w:val="00E80F22"/>
    <w:rsid w:val="00E8133D"/>
    <w:rsid w:val="00E815D8"/>
    <w:rsid w:val="00E81E85"/>
    <w:rsid w:val="00E81FFD"/>
    <w:rsid w:val="00E82635"/>
    <w:rsid w:val="00E82973"/>
    <w:rsid w:val="00E82AD7"/>
    <w:rsid w:val="00E8324D"/>
    <w:rsid w:val="00E834CD"/>
    <w:rsid w:val="00E838F7"/>
    <w:rsid w:val="00E839C2"/>
    <w:rsid w:val="00E83B5F"/>
    <w:rsid w:val="00E842FA"/>
    <w:rsid w:val="00E8447B"/>
    <w:rsid w:val="00E84EDB"/>
    <w:rsid w:val="00E851F6"/>
    <w:rsid w:val="00E852FA"/>
    <w:rsid w:val="00E8546F"/>
    <w:rsid w:val="00E85B42"/>
    <w:rsid w:val="00E86563"/>
    <w:rsid w:val="00E86679"/>
    <w:rsid w:val="00E87DFA"/>
    <w:rsid w:val="00E90B93"/>
    <w:rsid w:val="00E90EE3"/>
    <w:rsid w:val="00E92ED8"/>
    <w:rsid w:val="00E93370"/>
    <w:rsid w:val="00E93851"/>
    <w:rsid w:val="00E941C5"/>
    <w:rsid w:val="00E97370"/>
    <w:rsid w:val="00E9760C"/>
    <w:rsid w:val="00E9775E"/>
    <w:rsid w:val="00E97A46"/>
    <w:rsid w:val="00EA023D"/>
    <w:rsid w:val="00EA0996"/>
    <w:rsid w:val="00EA0A27"/>
    <w:rsid w:val="00EA0E19"/>
    <w:rsid w:val="00EA1D73"/>
    <w:rsid w:val="00EA1F30"/>
    <w:rsid w:val="00EA225A"/>
    <w:rsid w:val="00EA246C"/>
    <w:rsid w:val="00EA2525"/>
    <w:rsid w:val="00EA2CF1"/>
    <w:rsid w:val="00EA2E55"/>
    <w:rsid w:val="00EA2E93"/>
    <w:rsid w:val="00EA3328"/>
    <w:rsid w:val="00EA3486"/>
    <w:rsid w:val="00EA3676"/>
    <w:rsid w:val="00EA3717"/>
    <w:rsid w:val="00EA3BBA"/>
    <w:rsid w:val="00EA4040"/>
    <w:rsid w:val="00EA4140"/>
    <w:rsid w:val="00EA4795"/>
    <w:rsid w:val="00EA480A"/>
    <w:rsid w:val="00EA51BC"/>
    <w:rsid w:val="00EA5815"/>
    <w:rsid w:val="00EA6C63"/>
    <w:rsid w:val="00EA7A11"/>
    <w:rsid w:val="00EA7B91"/>
    <w:rsid w:val="00EA7C32"/>
    <w:rsid w:val="00EB0096"/>
    <w:rsid w:val="00EB0EB4"/>
    <w:rsid w:val="00EB1330"/>
    <w:rsid w:val="00EB1453"/>
    <w:rsid w:val="00EB1482"/>
    <w:rsid w:val="00EB1C05"/>
    <w:rsid w:val="00EB30BA"/>
    <w:rsid w:val="00EB310A"/>
    <w:rsid w:val="00EB3398"/>
    <w:rsid w:val="00EB3457"/>
    <w:rsid w:val="00EB3D38"/>
    <w:rsid w:val="00EB406C"/>
    <w:rsid w:val="00EB4589"/>
    <w:rsid w:val="00EB466F"/>
    <w:rsid w:val="00EB46DD"/>
    <w:rsid w:val="00EB49C0"/>
    <w:rsid w:val="00EB4A8B"/>
    <w:rsid w:val="00EB4F47"/>
    <w:rsid w:val="00EB5734"/>
    <w:rsid w:val="00EB5908"/>
    <w:rsid w:val="00EB5ACE"/>
    <w:rsid w:val="00EB5B80"/>
    <w:rsid w:val="00EB67F4"/>
    <w:rsid w:val="00EB6C2F"/>
    <w:rsid w:val="00EB767F"/>
    <w:rsid w:val="00EB7A0F"/>
    <w:rsid w:val="00EB7B96"/>
    <w:rsid w:val="00EB7E18"/>
    <w:rsid w:val="00EC1295"/>
    <w:rsid w:val="00EC13FE"/>
    <w:rsid w:val="00EC1A21"/>
    <w:rsid w:val="00EC1E64"/>
    <w:rsid w:val="00EC22E5"/>
    <w:rsid w:val="00EC25F7"/>
    <w:rsid w:val="00EC291D"/>
    <w:rsid w:val="00EC2D49"/>
    <w:rsid w:val="00EC2DF9"/>
    <w:rsid w:val="00EC3A3B"/>
    <w:rsid w:val="00EC3E3D"/>
    <w:rsid w:val="00EC5757"/>
    <w:rsid w:val="00EC6834"/>
    <w:rsid w:val="00EC6C87"/>
    <w:rsid w:val="00EC7E1E"/>
    <w:rsid w:val="00ED0257"/>
    <w:rsid w:val="00ED03E8"/>
    <w:rsid w:val="00ED0AFF"/>
    <w:rsid w:val="00ED0C24"/>
    <w:rsid w:val="00ED1499"/>
    <w:rsid w:val="00ED238B"/>
    <w:rsid w:val="00ED2D4D"/>
    <w:rsid w:val="00ED2DD8"/>
    <w:rsid w:val="00ED3A8C"/>
    <w:rsid w:val="00ED3C66"/>
    <w:rsid w:val="00ED5A2A"/>
    <w:rsid w:val="00ED5F82"/>
    <w:rsid w:val="00ED60AF"/>
    <w:rsid w:val="00ED6414"/>
    <w:rsid w:val="00ED73EA"/>
    <w:rsid w:val="00ED7504"/>
    <w:rsid w:val="00ED76C1"/>
    <w:rsid w:val="00ED775F"/>
    <w:rsid w:val="00ED78D1"/>
    <w:rsid w:val="00EE038B"/>
    <w:rsid w:val="00EE1061"/>
    <w:rsid w:val="00EE1552"/>
    <w:rsid w:val="00EE206A"/>
    <w:rsid w:val="00EE225F"/>
    <w:rsid w:val="00EE2D79"/>
    <w:rsid w:val="00EE2D88"/>
    <w:rsid w:val="00EE2FBE"/>
    <w:rsid w:val="00EE30C0"/>
    <w:rsid w:val="00EE3915"/>
    <w:rsid w:val="00EE39CD"/>
    <w:rsid w:val="00EE73A8"/>
    <w:rsid w:val="00EE747D"/>
    <w:rsid w:val="00EE7807"/>
    <w:rsid w:val="00EE799F"/>
    <w:rsid w:val="00EE7FD1"/>
    <w:rsid w:val="00EF0176"/>
    <w:rsid w:val="00EF01A0"/>
    <w:rsid w:val="00EF041D"/>
    <w:rsid w:val="00EF0DCF"/>
    <w:rsid w:val="00EF1053"/>
    <w:rsid w:val="00EF1E68"/>
    <w:rsid w:val="00EF1E74"/>
    <w:rsid w:val="00EF246D"/>
    <w:rsid w:val="00EF2C6D"/>
    <w:rsid w:val="00EF2D04"/>
    <w:rsid w:val="00EF4353"/>
    <w:rsid w:val="00EF4861"/>
    <w:rsid w:val="00EF4E2B"/>
    <w:rsid w:val="00EF50C4"/>
    <w:rsid w:val="00EF5E0B"/>
    <w:rsid w:val="00EF679D"/>
    <w:rsid w:val="00EF6A01"/>
    <w:rsid w:val="00EF6FCB"/>
    <w:rsid w:val="00EF7E21"/>
    <w:rsid w:val="00F005C7"/>
    <w:rsid w:val="00F005E9"/>
    <w:rsid w:val="00F005ED"/>
    <w:rsid w:val="00F0093C"/>
    <w:rsid w:val="00F011FB"/>
    <w:rsid w:val="00F01327"/>
    <w:rsid w:val="00F014F2"/>
    <w:rsid w:val="00F0179E"/>
    <w:rsid w:val="00F01979"/>
    <w:rsid w:val="00F01ACD"/>
    <w:rsid w:val="00F01BDA"/>
    <w:rsid w:val="00F01E24"/>
    <w:rsid w:val="00F02388"/>
    <w:rsid w:val="00F02DA3"/>
    <w:rsid w:val="00F02F8E"/>
    <w:rsid w:val="00F0319D"/>
    <w:rsid w:val="00F03210"/>
    <w:rsid w:val="00F03579"/>
    <w:rsid w:val="00F03D89"/>
    <w:rsid w:val="00F03F6B"/>
    <w:rsid w:val="00F047DC"/>
    <w:rsid w:val="00F04D45"/>
    <w:rsid w:val="00F04E17"/>
    <w:rsid w:val="00F05344"/>
    <w:rsid w:val="00F05403"/>
    <w:rsid w:val="00F063F2"/>
    <w:rsid w:val="00F065D7"/>
    <w:rsid w:val="00F06A13"/>
    <w:rsid w:val="00F06B6E"/>
    <w:rsid w:val="00F06CA8"/>
    <w:rsid w:val="00F06D3E"/>
    <w:rsid w:val="00F06DB3"/>
    <w:rsid w:val="00F07BBC"/>
    <w:rsid w:val="00F11544"/>
    <w:rsid w:val="00F11EA7"/>
    <w:rsid w:val="00F12047"/>
    <w:rsid w:val="00F12536"/>
    <w:rsid w:val="00F12ECF"/>
    <w:rsid w:val="00F13091"/>
    <w:rsid w:val="00F135A2"/>
    <w:rsid w:val="00F13729"/>
    <w:rsid w:val="00F139B5"/>
    <w:rsid w:val="00F13C7F"/>
    <w:rsid w:val="00F13E5A"/>
    <w:rsid w:val="00F143AA"/>
    <w:rsid w:val="00F1485B"/>
    <w:rsid w:val="00F1598B"/>
    <w:rsid w:val="00F15A1A"/>
    <w:rsid w:val="00F15DC8"/>
    <w:rsid w:val="00F1622E"/>
    <w:rsid w:val="00F16E41"/>
    <w:rsid w:val="00F17146"/>
    <w:rsid w:val="00F1722F"/>
    <w:rsid w:val="00F203EE"/>
    <w:rsid w:val="00F20882"/>
    <w:rsid w:val="00F21495"/>
    <w:rsid w:val="00F21881"/>
    <w:rsid w:val="00F22056"/>
    <w:rsid w:val="00F221CF"/>
    <w:rsid w:val="00F225F4"/>
    <w:rsid w:val="00F22E58"/>
    <w:rsid w:val="00F22E60"/>
    <w:rsid w:val="00F22F1C"/>
    <w:rsid w:val="00F2343A"/>
    <w:rsid w:val="00F24122"/>
    <w:rsid w:val="00F2449A"/>
    <w:rsid w:val="00F24559"/>
    <w:rsid w:val="00F24BC7"/>
    <w:rsid w:val="00F25C8D"/>
    <w:rsid w:val="00F260CA"/>
    <w:rsid w:val="00F26870"/>
    <w:rsid w:val="00F269AA"/>
    <w:rsid w:val="00F26CDC"/>
    <w:rsid w:val="00F2735C"/>
    <w:rsid w:val="00F27807"/>
    <w:rsid w:val="00F27A38"/>
    <w:rsid w:val="00F30373"/>
    <w:rsid w:val="00F3088D"/>
    <w:rsid w:val="00F30EEA"/>
    <w:rsid w:val="00F3155A"/>
    <w:rsid w:val="00F3176F"/>
    <w:rsid w:val="00F317BC"/>
    <w:rsid w:val="00F31C28"/>
    <w:rsid w:val="00F32174"/>
    <w:rsid w:val="00F327BD"/>
    <w:rsid w:val="00F32B71"/>
    <w:rsid w:val="00F32E22"/>
    <w:rsid w:val="00F32EFC"/>
    <w:rsid w:val="00F32F93"/>
    <w:rsid w:val="00F334E7"/>
    <w:rsid w:val="00F33521"/>
    <w:rsid w:val="00F348C1"/>
    <w:rsid w:val="00F35AAC"/>
    <w:rsid w:val="00F360F7"/>
    <w:rsid w:val="00F36272"/>
    <w:rsid w:val="00F3706F"/>
    <w:rsid w:val="00F37363"/>
    <w:rsid w:val="00F3745A"/>
    <w:rsid w:val="00F37BD8"/>
    <w:rsid w:val="00F40144"/>
    <w:rsid w:val="00F402B5"/>
    <w:rsid w:val="00F4034E"/>
    <w:rsid w:val="00F40501"/>
    <w:rsid w:val="00F40A7D"/>
    <w:rsid w:val="00F41DBF"/>
    <w:rsid w:val="00F41F46"/>
    <w:rsid w:val="00F41F49"/>
    <w:rsid w:val="00F420A3"/>
    <w:rsid w:val="00F422AF"/>
    <w:rsid w:val="00F427DB"/>
    <w:rsid w:val="00F42955"/>
    <w:rsid w:val="00F42AC3"/>
    <w:rsid w:val="00F440B7"/>
    <w:rsid w:val="00F44151"/>
    <w:rsid w:val="00F446FA"/>
    <w:rsid w:val="00F44829"/>
    <w:rsid w:val="00F450B6"/>
    <w:rsid w:val="00F455DF"/>
    <w:rsid w:val="00F45D9E"/>
    <w:rsid w:val="00F463A0"/>
    <w:rsid w:val="00F46FF7"/>
    <w:rsid w:val="00F475CD"/>
    <w:rsid w:val="00F478E6"/>
    <w:rsid w:val="00F50281"/>
    <w:rsid w:val="00F50933"/>
    <w:rsid w:val="00F50B20"/>
    <w:rsid w:val="00F50B52"/>
    <w:rsid w:val="00F50B65"/>
    <w:rsid w:val="00F50D3B"/>
    <w:rsid w:val="00F50FBD"/>
    <w:rsid w:val="00F51602"/>
    <w:rsid w:val="00F517B7"/>
    <w:rsid w:val="00F51AD6"/>
    <w:rsid w:val="00F52469"/>
    <w:rsid w:val="00F52740"/>
    <w:rsid w:val="00F52D09"/>
    <w:rsid w:val="00F52E86"/>
    <w:rsid w:val="00F52E90"/>
    <w:rsid w:val="00F530F0"/>
    <w:rsid w:val="00F53C01"/>
    <w:rsid w:val="00F53C34"/>
    <w:rsid w:val="00F544C8"/>
    <w:rsid w:val="00F54527"/>
    <w:rsid w:val="00F54B9B"/>
    <w:rsid w:val="00F55619"/>
    <w:rsid w:val="00F55693"/>
    <w:rsid w:val="00F55AB0"/>
    <w:rsid w:val="00F56195"/>
    <w:rsid w:val="00F56473"/>
    <w:rsid w:val="00F565BC"/>
    <w:rsid w:val="00F571F7"/>
    <w:rsid w:val="00F578FF"/>
    <w:rsid w:val="00F57926"/>
    <w:rsid w:val="00F6031E"/>
    <w:rsid w:val="00F603EC"/>
    <w:rsid w:val="00F604FA"/>
    <w:rsid w:val="00F608DF"/>
    <w:rsid w:val="00F609F9"/>
    <w:rsid w:val="00F60F5A"/>
    <w:rsid w:val="00F6153E"/>
    <w:rsid w:val="00F6158F"/>
    <w:rsid w:val="00F615A7"/>
    <w:rsid w:val="00F615EA"/>
    <w:rsid w:val="00F61781"/>
    <w:rsid w:val="00F617D5"/>
    <w:rsid w:val="00F61A05"/>
    <w:rsid w:val="00F61AB9"/>
    <w:rsid w:val="00F62593"/>
    <w:rsid w:val="00F62861"/>
    <w:rsid w:val="00F62AC0"/>
    <w:rsid w:val="00F62E6A"/>
    <w:rsid w:val="00F62FB9"/>
    <w:rsid w:val="00F63013"/>
    <w:rsid w:val="00F632A3"/>
    <w:rsid w:val="00F63A96"/>
    <w:rsid w:val="00F63D3D"/>
    <w:rsid w:val="00F63DB2"/>
    <w:rsid w:val="00F63FBC"/>
    <w:rsid w:val="00F64D43"/>
    <w:rsid w:val="00F65BFD"/>
    <w:rsid w:val="00F65EF1"/>
    <w:rsid w:val="00F661AD"/>
    <w:rsid w:val="00F663B9"/>
    <w:rsid w:val="00F66518"/>
    <w:rsid w:val="00F6656C"/>
    <w:rsid w:val="00F667A9"/>
    <w:rsid w:val="00F66B04"/>
    <w:rsid w:val="00F6726B"/>
    <w:rsid w:val="00F70544"/>
    <w:rsid w:val="00F70552"/>
    <w:rsid w:val="00F70762"/>
    <w:rsid w:val="00F707EF"/>
    <w:rsid w:val="00F70EE8"/>
    <w:rsid w:val="00F71191"/>
    <w:rsid w:val="00F71497"/>
    <w:rsid w:val="00F71546"/>
    <w:rsid w:val="00F718A6"/>
    <w:rsid w:val="00F73415"/>
    <w:rsid w:val="00F736AD"/>
    <w:rsid w:val="00F73C65"/>
    <w:rsid w:val="00F73CAB"/>
    <w:rsid w:val="00F73D99"/>
    <w:rsid w:val="00F73DF8"/>
    <w:rsid w:val="00F73F57"/>
    <w:rsid w:val="00F73F8D"/>
    <w:rsid w:val="00F742BF"/>
    <w:rsid w:val="00F74919"/>
    <w:rsid w:val="00F7496E"/>
    <w:rsid w:val="00F749E1"/>
    <w:rsid w:val="00F74E02"/>
    <w:rsid w:val="00F7544B"/>
    <w:rsid w:val="00F7597F"/>
    <w:rsid w:val="00F75ADA"/>
    <w:rsid w:val="00F75EAB"/>
    <w:rsid w:val="00F7623B"/>
    <w:rsid w:val="00F76381"/>
    <w:rsid w:val="00F76ED6"/>
    <w:rsid w:val="00F76FD2"/>
    <w:rsid w:val="00F7707A"/>
    <w:rsid w:val="00F77842"/>
    <w:rsid w:val="00F77ADF"/>
    <w:rsid w:val="00F77C8D"/>
    <w:rsid w:val="00F804DB"/>
    <w:rsid w:val="00F80830"/>
    <w:rsid w:val="00F80892"/>
    <w:rsid w:val="00F80AA1"/>
    <w:rsid w:val="00F81AAC"/>
    <w:rsid w:val="00F823C7"/>
    <w:rsid w:val="00F825F8"/>
    <w:rsid w:val="00F82D60"/>
    <w:rsid w:val="00F82FB1"/>
    <w:rsid w:val="00F83260"/>
    <w:rsid w:val="00F83928"/>
    <w:rsid w:val="00F842E9"/>
    <w:rsid w:val="00F84334"/>
    <w:rsid w:val="00F84811"/>
    <w:rsid w:val="00F84DD0"/>
    <w:rsid w:val="00F84F59"/>
    <w:rsid w:val="00F856B4"/>
    <w:rsid w:val="00F863AC"/>
    <w:rsid w:val="00F867C1"/>
    <w:rsid w:val="00F86E77"/>
    <w:rsid w:val="00F86E78"/>
    <w:rsid w:val="00F86FA2"/>
    <w:rsid w:val="00F87C7D"/>
    <w:rsid w:val="00F907C9"/>
    <w:rsid w:val="00F90B0F"/>
    <w:rsid w:val="00F90FB6"/>
    <w:rsid w:val="00F91180"/>
    <w:rsid w:val="00F91240"/>
    <w:rsid w:val="00F916D9"/>
    <w:rsid w:val="00F91AC5"/>
    <w:rsid w:val="00F91F7E"/>
    <w:rsid w:val="00F922C0"/>
    <w:rsid w:val="00F92A79"/>
    <w:rsid w:val="00F93CFA"/>
    <w:rsid w:val="00F9406A"/>
    <w:rsid w:val="00F95C17"/>
    <w:rsid w:val="00F95E69"/>
    <w:rsid w:val="00F95F1D"/>
    <w:rsid w:val="00F95F73"/>
    <w:rsid w:val="00F96452"/>
    <w:rsid w:val="00F966ED"/>
    <w:rsid w:val="00F96B35"/>
    <w:rsid w:val="00F96F45"/>
    <w:rsid w:val="00F97308"/>
    <w:rsid w:val="00F97C9B"/>
    <w:rsid w:val="00FA167F"/>
    <w:rsid w:val="00FA1F3B"/>
    <w:rsid w:val="00FA224A"/>
    <w:rsid w:val="00FA3139"/>
    <w:rsid w:val="00FA355D"/>
    <w:rsid w:val="00FA3D75"/>
    <w:rsid w:val="00FA4848"/>
    <w:rsid w:val="00FA4E74"/>
    <w:rsid w:val="00FA58E9"/>
    <w:rsid w:val="00FA6A5F"/>
    <w:rsid w:val="00FA6B3F"/>
    <w:rsid w:val="00FA6CB0"/>
    <w:rsid w:val="00FA71F7"/>
    <w:rsid w:val="00FA7B61"/>
    <w:rsid w:val="00FA7BEB"/>
    <w:rsid w:val="00FA7E88"/>
    <w:rsid w:val="00FA7EE0"/>
    <w:rsid w:val="00FB0FC2"/>
    <w:rsid w:val="00FB1607"/>
    <w:rsid w:val="00FB1D4D"/>
    <w:rsid w:val="00FB1FF9"/>
    <w:rsid w:val="00FB260D"/>
    <w:rsid w:val="00FB2A06"/>
    <w:rsid w:val="00FB3218"/>
    <w:rsid w:val="00FB3324"/>
    <w:rsid w:val="00FB3377"/>
    <w:rsid w:val="00FB38F6"/>
    <w:rsid w:val="00FB3E29"/>
    <w:rsid w:val="00FB435C"/>
    <w:rsid w:val="00FB460B"/>
    <w:rsid w:val="00FB5D87"/>
    <w:rsid w:val="00FB64E2"/>
    <w:rsid w:val="00FB6A9C"/>
    <w:rsid w:val="00FB750D"/>
    <w:rsid w:val="00FB7736"/>
    <w:rsid w:val="00FB7742"/>
    <w:rsid w:val="00FB7752"/>
    <w:rsid w:val="00FB7A0A"/>
    <w:rsid w:val="00FB7D86"/>
    <w:rsid w:val="00FC0103"/>
    <w:rsid w:val="00FC0282"/>
    <w:rsid w:val="00FC10B2"/>
    <w:rsid w:val="00FC1AEF"/>
    <w:rsid w:val="00FC1FB4"/>
    <w:rsid w:val="00FC2080"/>
    <w:rsid w:val="00FC2783"/>
    <w:rsid w:val="00FC2B53"/>
    <w:rsid w:val="00FC30C1"/>
    <w:rsid w:val="00FC31A0"/>
    <w:rsid w:val="00FC34AC"/>
    <w:rsid w:val="00FC361F"/>
    <w:rsid w:val="00FC3F30"/>
    <w:rsid w:val="00FC4B87"/>
    <w:rsid w:val="00FC50B0"/>
    <w:rsid w:val="00FC53B3"/>
    <w:rsid w:val="00FC5712"/>
    <w:rsid w:val="00FC5CA2"/>
    <w:rsid w:val="00FC75BD"/>
    <w:rsid w:val="00FC7933"/>
    <w:rsid w:val="00FC7EFF"/>
    <w:rsid w:val="00FD06AD"/>
    <w:rsid w:val="00FD1184"/>
    <w:rsid w:val="00FD1FE0"/>
    <w:rsid w:val="00FD274C"/>
    <w:rsid w:val="00FD281C"/>
    <w:rsid w:val="00FD2D03"/>
    <w:rsid w:val="00FD2F51"/>
    <w:rsid w:val="00FD39BB"/>
    <w:rsid w:val="00FD3BB5"/>
    <w:rsid w:val="00FD40B0"/>
    <w:rsid w:val="00FD4344"/>
    <w:rsid w:val="00FD4714"/>
    <w:rsid w:val="00FD55FE"/>
    <w:rsid w:val="00FD56F6"/>
    <w:rsid w:val="00FD6285"/>
    <w:rsid w:val="00FD6320"/>
    <w:rsid w:val="00FD6789"/>
    <w:rsid w:val="00FD6885"/>
    <w:rsid w:val="00FE0381"/>
    <w:rsid w:val="00FE084C"/>
    <w:rsid w:val="00FE0CC5"/>
    <w:rsid w:val="00FE101F"/>
    <w:rsid w:val="00FE103D"/>
    <w:rsid w:val="00FE16EC"/>
    <w:rsid w:val="00FE17A0"/>
    <w:rsid w:val="00FE1BEC"/>
    <w:rsid w:val="00FE2533"/>
    <w:rsid w:val="00FE2CDA"/>
    <w:rsid w:val="00FE2FDF"/>
    <w:rsid w:val="00FE323C"/>
    <w:rsid w:val="00FE3A4B"/>
    <w:rsid w:val="00FE40C6"/>
    <w:rsid w:val="00FE4972"/>
    <w:rsid w:val="00FE4F48"/>
    <w:rsid w:val="00FE6396"/>
    <w:rsid w:val="00FE6966"/>
    <w:rsid w:val="00FE6D22"/>
    <w:rsid w:val="00FE7DF6"/>
    <w:rsid w:val="00FF06C4"/>
    <w:rsid w:val="00FF102A"/>
    <w:rsid w:val="00FF1036"/>
    <w:rsid w:val="00FF11DF"/>
    <w:rsid w:val="00FF1845"/>
    <w:rsid w:val="00FF21FE"/>
    <w:rsid w:val="00FF245D"/>
    <w:rsid w:val="00FF2A81"/>
    <w:rsid w:val="00FF2B9F"/>
    <w:rsid w:val="00FF2C33"/>
    <w:rsid w:val="00FF2C9F"/>
    <w:rsid w:val="00FF304D"/>
    <w:rsid w:val="00FF37C5"/>
    <w:rsid w:val="00FF38EC"/>
    <w:rsid w:val="00FF3A48"/>
    <w:rsid w:val="00FF47E9"/>
    <w:rsid w:val="00FF5268"/>
    <w:rsid w:val="00FF52D7"/>
    <w:rsid w:val="00FF5C9F"/>
    <w:rsid w:val="00FF63F0"/>
    <w:rsid w:val="00FF6658"/>
    <w:rsid w:val="00FF6721"/>
    <w:rsid w:val="00FF6DCA"/>
    <w:rsid w:val="00FF71FD"/>
    <w:rsid w:val="00FF76C4"/>
    <w:rsid w:val="00FF77B2"/>
    <w:rsid w:val="00FF7893"/>
    <w:rsid w:val="0101406E"/>
    <w:rsid w:val="0102DAC4"/>
    <w:rsid w:val="01067DAF"/>
    <w:rsid w:val="01BC670F"/>
    <w:rsid w:val="01BCC04D"/>
    <w:rsid w:val="023158AC"/>
    <w:rsid w:val="026A4E30"/>
    <w:rsid w:val="02CAB1C8"/>
    <w:rsid w:val="02F8E65F"/>
    <w:rsid w:val="03055CE5"/>
    <w:rsid w:val="032242ED"/>
    <w:rsid w:val="0361B5C9"/>
    <w:rsid w:val="03622508"/>
    <w:rsid w:val="037B1E8A"/>
    <w:rsid w:val="0385EA73"/>
    <w:rsid w:val="03F8558F"/>
    <w:rsid w:val="04756E87"/>
    <w:rsid w:val="048883DD"/>
    <w:rsid w:val="04B9FE8F"/>
    <w:rsid w:val="04C69443"/>
    <w:rsid w:val="04D741B9"/>
    <w:rsid w:val="04E44BF1"/>
    <w:rsid w:val="04F72CAD"/>
    <w:rsid w:val="04FBA3BE"/>
    <w:rsid w:val="05552449"/>
    <w:rsid w:val="057C59CF"/>
    <w:rsid w:val="058F1F5E"/>
    <w:rsid w:val="05DF9E0C"/>
    <w:rsid w:val="05F7F85A"/>
    <w:rsid w:val="0622D92B"/>
    <w:rsid w:val="062F0BB7"/>
    <w:rsid w:val="0630E1CD"/>
    <w:rsid w:val="064D2432"/>
    <w:rsid w:val="06516B3F"/>
    <w:rsid w:val="066E609B"/>
    <w:rsid w:val="06A2F365"/>
    <w:rsid w:val="06D7DBF7"/>
    <w:rsid w:val="0703D76E"/>
    <w:rsid w:val="07435408"/>
    <w:rsid w:val="083E7AB4"/>
    <w:rsid w:val="0848554B"/>
    <w:rsid w:val="08584A00"/>
    <w:rsid w:val="089360E9"/>
    <w:rsid w:val="08976D5D"/>
    <w:rsid w:val="08A25505"/>
    <w:rsid w:val="08DE093B"/>
    <w:rsid w:val="0944C01E"/>
    <w:rsid w:val="0947F89F"/>
    <w:rsid w:val="096F5796"/>
    <w:rsid w:val="09810588"/>
    <w:rsid w:val="09B1DAA3"/>
    <w:rsid w:val="09D7E7B9"/>
    <w:rsid w:val="09E4410C"/>
    <w:rsid w:val="0A2843EE"/>
    <w:rsid w:val="0A4ED92A"/>
    <w:rsid w:val="0A8E2772"/>
    <w:rsid w:val="0AB9D6F5"/>
    <w:rsid w:val="0B1452EF"/>
    <w:rsid w:val="0B898678"/>
    <w:rsid w:val="0BDFE98F"/>
    <w:rsid w:val="0BE5350D"/>
    <w:rsid w:val="0C453735"/>
    <w:rsid w:val="0C5DC81A"/>
    <w:rsid w:val="0D3637A1"/>
    <w:rsid w:val="0D7856D9"/>
    <w:rsid w:val="0D8C24BA"/>
    <w:rsid w:val="0DAD2C6A"/>
    <w:rsid w:val="0E4648B7"/>
    <w:rsid w:val="0EA0993B"/>
    <w:rsid w:val="0F4579D1"/>
    <w:rsid w:val="0FFC05D6"/>
    <w:rsid w:val="10013EFC"/>
    <w:rsid w:val="1006CDBB"/>
    <w:rsid w:val="102AD760"/>
    <w:rsid w:val="109DFD13"/>
    <w:rsid w:val="10E8136E"/>
    <w:rsid w:val="11768A3B"/>
    <w:rsid w:val="11AEE835"/>
    <w:rsid w:val="123D8182"/>
    <w:rsid w:val="1256B46F"/>
    <w:rsid w:val="12C19043"/>
    <w:rsid w:val="12E1808D"/>
    <w:rsid w:val="12E934E6"/>
    <w:rsid w:val="12F5D840"/>
    <w:rsid w:val="1313209C"/>
    <w:rsid w:val="132FE8C2"/>
    <w:rsid w:val="1331DC97"/>
    <w:rsid w:val="13452167"/>
    <w:rsid w:val="13475D3E"/>
    <w:rsid w:val="134DD1AF"/>
    <w:rsid w:val="1389B97F"/>
    <w:rsid w:val="13FC7619"/>
    <w:rsid w:val="140B14C2"/>
    <w:rsid w:val="1416340E"/>
    <w:rsid w:val="14211F9E"/>
    <w:rsid w:val="142CCBBA"/>
    <w:rsid w:val="14668A29"/>
    <w:rsid w:val="14A3E092"/>
    <w:rsid w:val="14CBB923"/>
    <w:rsid w:val="1509B5D2"/>
    <w:rsid w:val="1544D951"/>
    <w:rsid w:val="156E56D1"/>
    <w:rsid w:val="157B7F93"/>
    <w:rsid w:val="15865BF1"/>
    <w:rsid w:val="15CF27E0"/>
    <w:rsid w:val="15D4B786"/>
    <w:rsid w:val="1631D94B"/>
    <w:rsid w:val="16430648"/>
    <w:rsid w:val="16B4FE68"/>
    <w:rsid w:val="16ED1B36"/>
    <w:rsid w:val="173DF7B1"/>
    <w:rsid w:val="174F4A56"/>
    <w:rsid w:val="17A0C9AB"/>
    <w:rsid w:val="17A945D5"/>
    <w:rsid w:val="17C2C931"/>
    <w:rsid w:val="17C33BCA"/>
    <w:rsid w:val="17EBFD75"/>
    <w:rsid w:val="17ECEE01"/>
    <w:rsid w:val="18204572"/>
    <w:rsid w:val="18297565"/>
    <w:rsid w:val="1833FBAC"/>
    <w:rsid w:val="184BB9F5"/>
    <w:rsid w:val="188F3728"/>
    <w:rsid w:val="1936E45A"/>
    <w:rsid w:val="19399D2E"/>
    <w:rsid w:val="19550345"/>
    <w:rsid w:val="19C54057"/>
    <w:rsid w:val="1A60EDA3"/>
    <w:rsid w:val="1A9D1204"/>
    <w:rsid w:val="1ABDC82C"/>
    <w:rsid w:val="1B0E3F18"/>
    <w:rsid w:val="1B396D73"/>
    <w:rsid w:val="1B3D81F1"/>
    <w:rsid w:val="1B5ABC61"/>
    <w:rsid w:val="1B608691"/>
    <w:rsid w:val="1B8C53F1"/>
    <w:rsid w:val="1BA3AB0D"/>
    <w:rsid w:val="1BA859D2"/>
    <w:rsid w:val="1BD1DC3F"/>
    <w:rsid w:val="1C47F519"/>
    <w:rsid w:val="1C59988D"/>
    <w:rsid w:val="1C6AF65E"/>
    <w:rsid w:val="1D1FC34B"/>
    <w:rsid w:val="1D4F0519"/>
    <w:rsid w:val="1D9D25C4"/>
    <w:rsid w:val="1E1796FD"/>
    <w:rsid w:val="1E925EAD"/>
    <w:rsid w:val="1EC50AD9"/>
    <w:rsid w:val="1EC57F7A"/>
    <w:rsid w:val="1EE1D2D8"/>
    <w:rsid w:val="1F1B1303"/>
    <w:rsid w:val="1F4C10DB"/>
    <w:rsid w:val="1FF9D0E6"/>
    <w:rsid w:val="204194F4"/>
    <w:rsid w:val="2078CC69"/>
    <w:rsid w:val="207D87D6"/>
    <w:rsid w:val="20887F9A"/>
    <w:rsid w:val="20C088FC"/>
    <w:rsid w:val="210924AE"/>
    <w:rsid w:val="21123339"/>
    <w:rsid w:val="2122EE20"/>
    <w:rsid w:val="215E6F13"/>
    <w:rsid w:val="21820823"/>
    <w:rsid w:val="219EFB26"/>
    <w:rsid w:val="2242C106"/>
    <w:rsid w:val="2244F2E7"/>
    <w:rsid w:val="225E1073"/>
    <w:rsid w:val="22ABB58A"/>
    <w:rsid w:val="23C9FE83"/>
    <w:rsid w:val="23D1EA3C"/>
    <w:rsid w:val="2487D910"/>
    <w:rsid w:val="249D7ABC"/>
    <w:rsid w:val="24A0D3B9"/>
    <w:rsid w:val="24B2C01A"/>
    <w:rsid w:val="24F980D5"/>
    <w:rsid w:val="2518F9B5"/>
    <w:rsid w:val="255B1D98"/>
    <w:rsid w:val="2565B6B1"/>
    <w:rsid w:val="25712BBD"/>
    <w:rsid w:val="25D5025A"/>
    <w:rsid w:val="2655375C"/>
    <w:rsid w:val="26986DCC"/>
    <w:rsid w:val="27240C5D"/>
    <w:rsid w:val="272D9752"/>
    <w:rsid w:val="280B64DB"/>
    <w:rsid w:val="28101EA0"/>
    <w:rsid w:val="2853FFCE"/>
    <w:rsid w:val="2865E520"/>
    <w:rsid w:val="28B47BF8"/>
    <w:rsid w:val="28F3461F"/>
    <w:rsid w:val="290A35EA"/>
    <w:rsid w:val="29124BEE"/>
    <w:rsid w:val="2A137C7E"/>
    <w:rsid w:val="2A358D85"/>
    <w:rsid w:val="2A3DAF3A"/>
    <w:rsid w:val="2A579F55"/>
    <w:rsid w:val="2AE480E1"/>
    <w:rsid w:val="2AEBF4A1"/>
    <w:rsid w:val="2B2A0507"/>
    <w:rsid w:val="2B8211F4"/>
    <w:rsid w:val="2BD84DE5"/>
    <w:rsid w:val="2C75A531"/>
    <w:rsid w:val="2D88597A"/>
    <w:rsid w:val="2DCDFF73"/>
    <w:rsid w:val="2DED9EFE"/>
    <w:rsid w:val="2E568D69"/>
    <w:rsid w:val="2EEDA2C6"/>
    <w:rsid w:val="2EF8B7B6"/>
    <w:rsid w:val="2EFE969C"/>
    <w:rsid w:val="2F5B1392"/>
    <w:rsid w:val="2F658C33"/>
    <w:rsid w:val="2F708041"/>
    <w:rsid w:val="2F896F5F"/>
    <w:rsid w:val="2FAB05AF"/>
    <w:rsid w:val="2FEF82DA"/>
    <w:rsid w:val="2FF59E5E"/>
    <w:rsid w:val="303864D7"/>
    <w:rsid w:val="30ACE3CD"/>
    <w:rsid w:val="30B680CF"/>
    <w:rsid w:val="31293461"/>
    <w:rsid w:val="315968A2"/>
    <w:rsid w:val="318E2D6E"/>
    <w:rsid w:val="31B75849"/>
    <w:rsid w:val="31B8917D"/>
    <w:rsid w:val="31EBC3D2"/>
    <w:rsid w:val="31EF9DD5"/>
    <w:rsid w:val="3253A0A9"/>
    <w:rsid w:val="327FD5BE"/>
    <w:rsid w:val="32C11021"/>
    <w:rsid w:val="3343E187"/>
    <w:rsid w:val="33DC0A75"/>
    <w:rsid w:val="33E0C5E9"/>
    <w:rsid w:val="3425EB1B"/>
    <w:rsid w:val="345DC6CF"/>
    <w:rsid w:val="347C0F71"/>
    <w:rsid w:val="34BC3EB1"/>
    <w:rsid w:val="35210522"/>
    <w:rsid w:val="35A2708F"/>
    <w:rsid w:val="35BD3223"/>
    <w:rsid w:val="35C95286"/>
    <w:rsid w:val="35CC25BC"/>
    <w:rsid w:val="35F24CB5"/>
    <w:rsid w:val="363D2C45"/>
    <w:rsid w:val="369CF4CE"/>
    <w:rsid w:val="36AFDBAF"/>
    <w:rsid w:val="36F13933"/>
    <w:rsid w:val="372B67EA"/>
    <w:rsid w:val="386109C4"/>
    <w:rsid w:val="388D0994"/>
    <w:rsid w:val="38CCC323"/>
    <w:rsid w:val="391FAA50"/>
    <w:rsid w:val="394CA5BD"/>
    <w:rsid w:val="39BA30F5"/>
    <w:rsid w:val="39C6793A"/>
    <w:rsid w:val="3A02FEA1"/>
    <w:rsid w:val="3A3B2792"/>
    <w:rsid w:val="3A681902"/>
    <w:rsid w:val="3AE16EC6"/>
    <w:rsid w:val="3B15E6A0"/>
    <w:rsid w:val="3B1BCFA4"/>
    <w:rsid w:val="3B5D2EBE"/>
    <w:rsid w:val="3BDCC806"/>
    <w:rsid w:val="3C96104B"/>
    <w:rsid w:val="3C9706DF"/>
    <w:rsid w:val="3CD76B48"/>
    <w:rsid w:val="3CE95581"/>
    <w:rsid w:val="3D8A7AB6"/>
    <w:rsid w:val="3DB04C64"/>
    <w:rsid w:val="3DBB616F"/>
    <w:rsid w:val="3DDC1DB8"/>
    <w:rsid w:val="3E23849C"/>
    <w:rsid w:val="3E6621FA"/>
    <w:rsid w:val="3E93E85E"/>
    <w:rsid w:val="3EF6B2F5"/>
    <w:rsid w:val="3F120AE8"/>
    <w:rsid w:val="3F55F3DC"/>
    <w:rsid w:val="3FA9A7C8"/>
    <w:rsid w:val="4002984F"/>
    <w:rsid w:val="402E0600"/>
    <w:rsid w:val="40758CA5"/>
    <w:rsid w:val="40A3219F"/>
    <w:rsid w:val="40FCF98C"/>
    <w:rsid w:val="4109053D"/>
    <w:rsid w:val="41435110"/>
    <w:rsid w:val="41582181"/>
    <w:rsid w:val="41682B9D"/>
    <w:rsid w:val="41DC1CD3"/>
    <w:rsid w:val="41E16527"/>
    <w:rsid w:val="4283E665"/>
    <w:rsid w:val="42B41837"/>
    <w:rsid w:val="42D1594E"/>
    <w:rsid w:val="42ED3DF2"/>
    <w:rsid w:val="431CB718"/>
    <w:rsid w:val="436D57D4"/>
    <w:rsid w:val="437E6239"/>
    <w:rsid w:val="43E0F417"/>
    <w:rsid w:val="43E22C50"/>
    <w:rsid w:val="440F8530"/>
    <w:rsid w:val="44835627"/>
    <w:rsid w:val="44E2CF6F"/>
    <w:rsid w:val="44E7B74E"/>
    <w:rsid w:val="45376BC9"/>
    <w:rsid w:val="456A568D"/>
    <w:rsid w:val="457731C4"/>
    <w:rsid w:val="45D489D5"/>
    <w:rsid w:val="45EE9DB0"/>
    <w:rsid w:val="460A18D9"/>
    <w:rsid w:val="4618B9E7"/>
    <w:rsid w:val="46A54F7F"/>
    <w:rsid w:val="470141A7"/>
    <w:rsid w:val="474CB430"/>
    <w:rsid w:val="475E70D0"/>
    <w:rsid w:val="47B5F40C"/>
    <w:rsid w:val="47F6B836"/>
    <w:rsid w:val="47FB1FF0"/>
    <w:rsid w:val="480BBEEC"/>
    <w:rsid w:val="48667A0E"/>
    <w:rsid w:val="48695914"/>
    <w:rsid w:val="49353A98"/>
    <w:rsid w:val="49E5B08D"/>
    <w:rsid w:val="4A985477"/>
    <w:rsid w:val="4AA82DC9"/>
    <w:rsid w:val="4ABD51D8"/>
    <w:rsid w:val="4ADD89FC"/>
    <w:rsid w:val="4AF6E0DB"/>
    <w:rsid w:val="4B888C77"/>
    <w:rsid w:val="4B8C4881"/>
    <w:rsid w:val="4BAB9597"/>
    <w:rsid w:val="4BC7D484"/>
    <w:rsid w:val="4C45C397"/>
    <w:rsid w:val="4CD90EC5"/>
    <w:rsid w:val="4CDB09B6"/>
    <w:rsid w:val="4CFB1B60"/>
    <w:rsid w:val="4CFFAADE"/>
    <w:rsid w:val="4D145423"/>
    <w:rsid w:val="4DB00093"/>
    <w:rsid w:val="4DBC4E76"/>
    <w:rsid w:val="4E7C388A"/>
    <w:rsid w:val="4EBB5401"/>
    <w:rsid w:val="4EDE9DF3"/>
    <w:rsid w:val="4EF7A6D3"/>
    <w:rsid w:val="4F32DE8B"/>
    <w:rsid w:val="4F4D9433"/>
    <w:rsid w:val="4FD6960F"/>
    <w:rsid w:val="5002A20A"/>
    <w:rsid w:val="50421280"/>
    <w:rsid w:val="504C53BE"/>
    <w:rsid w:val="5063E2EA"/>
    <w:rsid w:val="5072D39E"/>
    <w:rsid w:val="508CF3EA"/>
    <w:rsid w:val="50A31264"/>
    <w:rsid w:val="50ABAC92"/>
    <w:rsid w:val="51209560"/>
    <w:rsid w:val="5121987A"/>
    <w:rsid w:val="51341D1F"/>
    <w:rsid w:val="51879A48"/>
    <w:rsid w:val="51F86CA1"/>
    <w:rsid w:val="522BB186"/>
    <w:rsid w:val="52C4EAEC"/>
    <w:rsid w:val="52EC589B"/>
    <w:rsid w:val="5319BAC4"/>
    <w:rsid w:val="53257EAC"/>
    <w:rsid w:val="532D69F8"/>
    <w:rsid w:val="53562D4F"/>
    <w:rsid w:val="53F4882B"/>
    <w:rsid w:val="54152B8F"/>
    <w:rsid w:val="54600250"/>
    <w:rsid w:val="54927DFF"/>
    <w:rsid w:val="54E9146C"/>
    <w:rsid w:val="550EEEB1"/>
    <w:rsid w:val="55346736"/>
    <w:rsid w:val="55A969A4"/>
    <w:rsid w:val="55D863D2"/>
    <w:rsid w:val="55F64F6E"/>
    <w:rsid w:val="56336D5F"/>
    <w:rsid w:val="567E23A8"/>
    <w:rsid w:val="567F591D"/>
    <w:rsid w:val="56865A4B"/>
    <w:rsid w:val="56BACA8C"/>
    <w:rsid w:val="56C7B0AD"/>
    <w:rsid w:val="56CEE081"/>
    <w:rsid w:val="56FCBE44"/>
    <w:rsid w:val="57376119"/>
    <w:rsid w:val="575075A6"/>
    <w:rsid w:val="57A1C8E2"/>
    <w:rsid w:val="57ADB4AD"/>
    <w:rsid w:val="57E2E638"/>
    <w:rsid w:val="582B41D0"/>
    <w:rsid w:val="58D59849"/>
    <w:rsid w:val="58DF3D98"/>
    <w:rsid w:val="58F8C450"/>
    <w:rsid w:val="5902FFE1"/>
    <w:rsid w:val="591E2FE1"/>
    <w:rsid w:val="594B9151"/>
    <w:rsid w:val="5957CFE6"/>
    <w:rsid w:val="59941B94"/>
    <w:rsid w:val="59ADE506"/>
    <w:rsid w:val="59D4AD55"/>
    <w:rsid w:val="59F8C6CD"/>
    <w:rsid w:val="5A07CFF0"/>
    <w:rsid w:val="5A12F303"/>
    <w:rsid w:val="5A58EF69"/>
    <w:rsid w:val="5A998C70"/>
    <w:rsid w:val="5AEF1C49"/>
    <w:rsid w:val="5B24359A"/>
    <w:rsid w:val="5B32FB08"/>
    <w:rsid w:val="5B3A3D26"/>
    <w:rsid w:val="5B81D280"/>
    <w:rsid w:val="5BA759E1"/>
    <w:rsid w:val="5C068A7C"/>
    <w:rsid w:val="5C891A12"/>
    <w:rsid w:val="5C8AECAA"/>
    <w:rsid w:val="5CA9A8AB"/>
    <w:rsid w:val="5CABCACB"/>
    <w:rsid w:val="5CFE0082"/>
    <w:rsid w:val="5D449446"/>
    <w:rsid w:val="5D8DBB6F"/>
    <w:rsid w:val="5DC0E6A1"/>
    <w:rsid w:val="5DCBBA75"/>
    <w:rsid w:val="5E26E9A6"/>
    <w:rsid w:val="5E452AF7"/>
    <w:rsid w:val="5E5F61C8"/>
    <w:rsid w:val="5E71D5BA"/>
    <w:rsid w:val="5EA0B146"/>
    <w:rsid w:val="5EA5C510"/>
    <w:rsid w:val="5EB9CD06"/>
    <w:rsid w:val="5EC51F65"/>
    <w:rsid w:val="5F129278"/>
    <w:rsid w:val="5F1790A9"/>
    <w:rsid w:val="5F5487DF"/>
    <w:rsid w:val="5F78DE3D"/>
    <w:rsid w:val="6003D8A2"/>
    <w:rsid w:val="604B09F9"/>
    <w:rsid w:val="60806277"/>
    <w:rsid w:val="60819432"/>
    <w:rsid w:val="608858A7"/>
    <w:rsid w:val="610CDB92"/>
    <w:rsid w:val="6224AF0E"/>
    <w:rsid w:val="62424D51"/>
    <w:rsid w:val="6248FFE7"/>
    <w:rsid w:val="62756393"/>
    <w:rsid w:val="62904A8B"/>
    <w:rsid w:val="62ED12AE"/>
    <w:rsid w:val="62F56FA3"/>
    <w:rsid w:val="63183647"/>
    <w:rsid w:val="6359509F"/>
    <w:rsid w:val="637945FE"/>
    <w:rsid w:val="63928FF9"/>
    <w:rsid w:val="63C7A2AC"/>
    <w:rsid w:val="6400945B"/>
    <w:rsid w:val="64547F62"/>
    <w:rsid w:val="64759454"/>
    <w:rsid w:val="649798C8"/>
    <w:rsid w:val="6499021C"/>
    <w:rsid w:val="652BA564"/>
    <w:rsid w:val="654E8428"/>
    <w:rsid w:val="65687051"/>
    <w:rsid w:val="65CBFE56"/>
    <w:rsid w:val="661441E7"/>
    <w:rsid w:val="665F555C"/>
    <w:rsid w:val="66AAFB88"/>
    <w:rsid w:val="66BE66CB"/>
    <w:rsid w:val="67174ED3"/>
    <w:rsid w:val="67218343"/>
    <w:rsid w:val="67514FC0"/>
    <w:rsid w:val="67703858"/>
    <w:rsid w:val="67C0F5F7"/>
    <w:rsid w:val="67D0EE17"/>
    <w:rsid w:val="683F8F1F"/>
    <w:rsid w:val="6860D68A"/>
    <w:rsid w:val="687F0509"/>
    <w:rsid w:val="68A7C6B2"/>
    <w:rsid w:val="690D8F7B"/>
    <w:rsid w:val="694B195B"/>
    <w:rsid w:val="69572EC2"/>
    <w:rsid w:val="695E86C2"/>
    <w:rsid w:val="6A1022FC"/>
    <w:rsid w:val="6A49FA9F"/>
    <w:rsid w:val="6A6DF3C7"/>
    <w:rsid w:val="6AB825D2"/>
    <w:rsid w:val="6AD70BB9"/>
    <w:rsid w:val="6AF1FD75"/>
    <w:rsid w:val="6B72288F"/>
    <w:rsid w:val="6BA0D807"/>
    <w:rsid w:val="6BC6E5B9"/>
    <w:rsid w:val="6C4955EB"/>
    <w:rsid w:val="6C8D73C7"/>
    <w:rsid w:val="6CBB3F36"/>
    <w:rsid w:val="6CBE17E4"/>
    <w:rsid w:val="6D226E1A"/>
    <w:rsid w:val="6D255A19"/>
    <w:rsid w:val="6D8B461A"/>
    <w:rsid w:val="6DA2563A"/>
    <w:rsid w:val="6DAD51F8"/>
    <w:rsid w:val="6E4EDA5C"/>
    <w:rsid w:val="6E7C338B"/>
    <w:rsid w:val="6EC412CE"/>
    <w:rsid w:val="6EEA46B5"/>
    <w:rsid w:val="6EF5894F"/>
    <w:rsid w:val="6F672AA7"/>
    <w:rsid w:val="6F88C9D6"/>
    <w:rsid w:val="6FCE6D6D"/>
    <w:rsid w:val="700E6417"/>
    <w:rsid w:val="705F8D7B"/>
    <w:rsid w:val="706ADC33"/>
    <w:rsid w:val="7081A96A"/>
    <w:rsid w:val="70DBD32D"/>
    <w:rsid w:val="7127CBFD"/>
    <w:rsid w:val="71579799"/>
    <w:rsid w:val="71584FEB"/>
    <w:rsid w:val="7221B205"/>
    <w:rsid w:val="7287C1E5"/>
    <w:rsid w:val="72E6970F"/>
    <w:rsid w:val="731BEE9F"/>
    <w:rsid w:val="737ADEB5"/>
    <w:rsid w:val="737CB2CD"/>
    <w:rsid w:val="73934A79"/>
    <w:rsid w:val="745AEBCD"/>
    <w:rsid w:val="7484A576"/>
    <w:rsid w:val="7561874E"/>
    <w:rsid w:val="756596A0"/>
    <w:rsid w:val="7570488B"/>
    <w:rsid w:val="757112D4"/>
    <w:rsid w:val="7575E159"/>
    <w:rsid w:val="758E7996"/>
    <w:rsid w:val="75D095BE"/>
    <w:rsid w:val="766D0CB1"/>
    <w:rsid w:val="7698642D"/>
    <w:rsid w:val="76B710AA"/>
    <w:rsid w:val="76FE9CBB"/>
    <w:rsid w:val="770A2B46"/>
    <w:rsid w:val="771898FE"/>
    <w:rsid w:val="77B01DCC"/>
    <w:rsid w:val="77B13ADF"/>
    <w:rsid w:val="77C66F8D"/>
    <w:rsid w:val="77EA8905"/>
    <w:rsid w:val="77F049CF"/>
    <w:rsid w:val="7831E0E3"/>
    <w:rsid w:val="7864541F"/>
    <w:rsid w:val="786B6319"/>
    <w:rsid w:val="78799C33"/>
    <w:rsid w:val="78B704A8"/>
    <w:rsid w:val="78BE5DB1"/>
    <w:rsid w:val="78E23A26"/>
    <w:rsid w:val="7944E6D5"/>
    <w:rsid w:val="7A01BD47"/>
    <w:rsid w:val="7A238E69"/>
    <w:rsid w:val="7A5CAE1A"/>
    <w:rsid w:val="7A9C445F"/>
    <w:rsid w:val="7AC011B0"/>
    <w:rsid w:val="7AD9883C"/>
    <w:rsid w:val="7AE37CCF"/>
    <w:rsid w:val="7B4C26A7"/>
    <w:rsid w:val="7B715EDC"/>
    <w:rsid w:val="7B93263E"/>
    <w:rsid w:val="7B9CA189"/>
    <w:rsid w:val="7B9F168A"/>
    <w:rsid w:val="7BA49925"/>
    <w:rsid w:val="7BA5CAD8"/>
    <w:rsid w:val="7BB1906E"/>
    <w:rsid w:val="7BC005F3"/>
    <w:rsid w:val="7C733B27"/>
    <w:rsid w:val="7C7AC86F"/>
    <w:rsid w:val="7C857658"/>
    <w:rsid w:val="7CA177B1"/>
    <w:rsid w:val="7CB51F2F"/>
    <w:rsid w:val="7CE49271"/>
    <w:rsid w:val="7CFE0BF3"/>
    <w:rsid w:val="7D02B2FC"/>
    <w:rsid w:val="7D78A677"/>
    <w:rsid w:val="7D79CFD5"/>
    <w:rsid w:val="7D8F7A49"/>
    <w:rsid w:val="7DA933B6"/>
    <w:rsid w:val="7DD3C43B"/>
    <w:rsid w:val="7DE4C5C8"/>
    <w:rsid w:val="7DE78FE5"/>
    <w:rsid w:val="7E2360A2"/>
    <w:rsid w:val="7E6CFCEC"/>
    <w:rsid w:val="7E824151"/>
    <w:rsid w:val="7E8D3CF3"/>
    <w:rsid w:val="7EEF584E"/>
    <w:rsid w:val="7EF8A59F"/>
    <w:rsid w:val="7F2C636E"/>
    <w:rsid w:val="7FAB4674"/>
    <w:rsid w:val="7FCFDC99"/>
    <w:rsid w:val="7FD63B9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B33788"/>
  <w15:chartTrackingRefBased/>
  <w15:docId w15:val="{28C02E6D-7010-44D1-94F6-9DC42F3B8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color w:val="404040" w:themeColor="text1" w:themeTint="BF"/>
        <w:sz w:val="18"/>
        <w:lang w:val="en-US" w:eastAsia="ja-JP"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0" w:qFormat="1"/>
    <w:lsdException w:name="Light Shading" w:uiPriority="0"/>
    <w:lsdException w:name="Light List" w:uiPriority="0"/>
    <w:lsdException w:name="Light Grid" w:uiPriority="0"/>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0"/>
    <w:lsdException w:name="Light List Accent 1" w:uiPriority="0"/>
    <w:lsdException w:name="Light Grid Accent 1" w:uiPriority="0"/>
    <w:lsdException w:name="Medium Shading 1 Accent 1" w:uiPriority="63"/>
    <w:lsdException w:name="Medium Shading 2 Accent 1" w:uiPriority="64"/>
    <w:lsdException w:name="Medium List 1 Accent 1" w:uiPriority="65"/>
    <w:lsdException w:name="Revision" w:semiHidden="1"/>
    <w:lsdException w:name="List Paragraph" w:semiHidden="1" w:uiPriority="0" w:unhideWhenUsed="1" w:qFormat="1"/>
    <w:lsdException w:name="Quote" w:semiHidden="1" w:uiPriority="0" w:unhideWhenUsed="1" w:qFormat="1"/>
    <w:lsdException w:name="Intense Quote" w:semiHidden="1" w:uiPriority="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0"/>
    <w:lsdException w:name="Light List Accent 2" w:uiPriority="0"/>
    <w:lsdException w:name="Light Grid Accent 2" w:uiPriority="0"/>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0"/>
    <w:lsdException w:name="Light List Accent 3" w:uiPriority="0"/>
    <w:lsdException w:name="Light Grid Accent 3" w:uiPriority="0"/>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069"/>
    <w:pPr>
      <w:ind w:left="288"/>
    </w:pPr>
    <w:rPr>
      <w:sz w:val="22"/>
      <w:szCs w:val="22"/>
      <w:lang w:val="pt-PT"/>
    </w:rPr>
  </w:style>
  <w:style w:type="paragraph" w:styleId="Heading1">
    <w:name w:val="heading 1"/>
    <w:basedOn w:val="Normal"/>
    <w:next w:val="Normal"/>
    <w:link w:val="Heading1Char"/>
    <w:qFormat/>
    <w:rsid w:val="00E16C06"/>
    <w:pPr>
      <w:keepNext/>
      <w:keepLines/>
      <w:numPr>
        <w:numId w:val="2"/>
      </w:numPr>
      <w:spacing w:before="560" w:after="180"/>
      <w:outlineLvl w:val="0"/>
    </w:pPr>
    <w:rPr>
      <w:rFonts w:asciiTheme="majorHAnsi" w:eastAsiaTheme="majorEastAsia" w:hAnsiTheme="majorHAnsi" w:cstheme="majorBidi"/>
      <w:b/>
      <w:bCs/>
      <w:color w:val="D6615C" w:themeColor="accent1"/>
      <w:sz w:val="28"/>
      <w:szCs w:val="28"/>
    </w:rPr>
  </w:style>
  <w:style w:type="paragraph" w:styleId="Heading2">
    <w:name w:val="heading 2"/>
    <w:basedOn w:val="Heading1"/>
    <w:next w:val="Heading1"/>
    <w:link w:val="Heading2Char"/>
    <w:autoRedefine/>
    <w:unhideWhenUsed/>
    <w:qFormat/>
    <w:rsid w:val="006E763F"/>
    <w:pPr>
      <w:numPr>
        <w:numId w:val="1"/>
      </w:numPr>
      <w:outlineLvl w:val="1"/>
    </w:pPr>
  </w:style>
  <w:style w:type="paragraph" w:styleId="Heading3">
    <w:name w:val="heading 3"/>
    <w:basedOn w:val="Heading2"/>
    <w:next w:val="Heading2"/>
    <w:link w:val="Heading3Char"/>
    <w:autoRedefine/>
    <w:unhideWhenUsed/>
    <w:qFormat/>
    <w:rsid w:val="00005612"/>
    <w:pPr>
      <w:numPr>
        <w:ilvl w:val="2"/>
      </w:numPr>
      <w:outlineLvl w:val="2"/>
    </w:pPr>
    <w:rPr>
      <w:sz w:val="24"/>
      <w:szCs w:val="24"/>
    </w:rPr>
  </w:style>
  <w:style w:type="paragraph" w:styleId="Heading4">
    <w:name w:val="heading 4"/>
    <w:basedOn w:val="Normal"/>
    <w:next w:val="Normal"/>
    <w:link w:val="Heading4Char"/>
    <w:unhideWhenUsed/>
    <w:qFormat/>
    <w:rsid w:val="00793BB9"/>
    <w:pPr>
      <w:keepNext/>
      <w:keepLines/>
      <w:spacing w:before="40" w:after="0"/>
      <w:outlineLvl w:val="3"/>
    </w:pPr>
    <w:rPr>
      <w:rFonts w:asciiTheme="majorHAnsi" w:eastAsiaTheme="majorEastAsia" w:hAnsiTheme="majorHAnsi" w:cstheme="majorBidi"/>
      <w:i/>
      <w:iCs/>
      <w:color w:val="B6332E" w:themeColor="accent1" w:themeShade="BF"/>
    </w:rPr>
  </w:style>
  <w:style w:type="paragraph" w:styleId="Heading5">
    <w:name w:val="heading 5"/>
    <w:basedOn w:val="Normal"/>
    <w:next w:val="Normal"/>
    <w:link w:val="Heading5Char"/>
    <w:unhideWhenUsed/>
    <w:qFormat/>
    <w:rsid w:val="00EF679D"/>
    <w:pPr>
      <w:keepNext/>
      <w:keepLines/>
      <w:spacing w:before="40" w:after="0"/>
      <w:outlineLvl w:val="4"/>
    </w:pPr>
    <w:rPr>
      <w:rFonts w:asciiTheme="majorHAnsi" w:eastAsiaTheme="majorEastAsia" w:hAnsiTheme="majorHAnsi" w:cstheme="majorBidi"/>
      <w:color w:val="B6332E" w:themeColor="accent1" w:themeShade="BF"/>
    </w:rPr>
  </w:style>
  <w:style w:type="paragraph" w:styleId="Heading6">
    <w:name w:val="heading 6"/>
    <w:basedOn w:val="Normal"/>
    <w:next w:val="Normal"/>
    <w:link w:val="Heading6Char"/>
    <w:unhideWhenUsed/>
    <w:qFormat/>
    <w:rsid w:val="00F97308"/>
    <w:pPr>
      <w:keepNext/>
      <w:keepLines/>
      <w:spacing w:before="40" w:after="0"/>
      <w:outlineLvl w:val="5"/>
    </w:pPr>
    <w:rPr>
      <w:rFonts w:asciiTheme="majorHAnsi" w:eastAsiaTheme="majorEastAsia" w:hAnsiTheme="majorHAnsi" w:cstheme="majorBidi"/>
      <w:color w:val="79221E" w:themeColor="accent1" w:themeShade="7F"/>
    </w:rPr>
  </w:style>
  <w:style w:type="paragraph" w:styleId="Heading7">
    <w:name w:val="heading 7"/>
    <w:basedOn w:val="Heading6"/>
    <w:next w:val="Normal"/>
    <w:link w:val="Heading7Char"/>
    <w:unhideWhenUsed/>
    <w:qFormat/>
    <w:rsid w:val="00210C4B"/>
    <w:pPr>
      <w:spacing w:before="200"/>
      <w:ind w:left="0"/>
      <w:outlineLvl w:val="6"/>
    </w:pPr>
    <w:rPr>
      <w:rFonts w:ascii="Cambria" w:eastAsia="Cambria" w:hAnsi="Cambria" w:cs="Cambria"/>
      <w:bCs/>
      <w:color w:val="404040" w:themeColor="text1" w:themeTint="BF"/>
      <w:szCs w:val="28"/>
      <w:lang w:val="en-GB" w:eastAsia="en-GB"/>
    </w:rPr>
  </w:style>
  <w:style w:type="paragraph" w:styleId="Heading8">
    <w:name w:val="heading 8"/>
    <w:basedOn w:val="Heading7"/>
    <w:next w:val="Normal"/>
    <w:link w:val="Heading8Char"/>
    <w:unhideWhenUsed/>
    <w:qFormat/>
    <w:rsid w:val="00210C4B"/>
    <w:pPr>
      <w:outlineLvl w:val="7"/>
    </w:pPr>
    <w:rPr>
      <w:color w:val="404040"/>
      <w:sz w:val="20"/>
      <w:szCs w:val="20"/>
    </w:rPr>
  </w:style>
  <w:style w:type="paragraph" w:styleId="Heading9">
    <w:name w:val="heading 9"/>
    <w:basedOn w:val="Heading8"/>
    <w:next w:val="Normal"/>
    <w:link w:val="Heading9Char"/>
    <w:unhideWhenUsed/>
    <w:qFormat/>
    <w:rsid w:val="00210C4B"/>
    <w:pPr>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A847A1"/>
    <w:pPr>
      <w:spacing w:after="80"/>
      <w:contextualSpacing/>
    </w:pPr>
    <w:rPr>
      <w:rFonts w:asciiTheme="majorHAnsi" w:eastAsiaTheme="majorEastAsia" w:hAnsiTheme="majorHAnsi" w:cstheme="majorBidi"/>
      <w:b/>
      <w:bCs/>
      <w:color w:val="D6615C" w:themeColor="accent1"/>
      <w:spacing w:val="-10"/>
      <w:kern w:val="28"/>
      <w:sz w:val="36"/>
    </w:rPr>
  </w:style>
  <w:style w:type="character" w:customStyle="1" w:styleId="TitleChar">
    <w:name w:val="Title Char"/>
    <w:basedOn w:val="DefaultParagraphFont"/>
    <w:link w:val="Title"/>
    <w:rPr>
      <w:rFonts w:asciiTheme="majorHAnsi" w:eastAsiaTheme="majorEastAsia" w:hAnsiTheme="majorHAnsi" w:cstheme="majorBidi"/>
      <w:b/>
      <w:bCs/>
      <w:color w:val="D6615C" w:themeColor="accent1"/>
      <w:spacing w:val="-10"/>
      <w:kern w:val="28"/>
      <w:sz w:val="36"/>
      <w:szCs w:val="22"/>
      <w:lang w:val="pt-PT"/>
    </w:rPr>
  </w:style>
  <w:style w:type="paragraph" w:styleId="Subtitle">
    <w:name w:val="Subtitle"/>
    <w:basedOn w:val="Normal"/>
    <w:next w:val="Normal"/>
    <w:link w:val="SubtitleChar"/>
    <w:qFormat/>
    <w:pPr>
      <w:numPr>
        <w:ilvl w:val="1"/>
      </w:numPr>
      <w:spacing w:after="800"/>
      <w:ind w:left="288"/>
    </w:pPr>
    <w:rPr>
      <w:b/>
      <w:bCs/>
      <w:color w:val="262626" w:themeColor="text1" w:themeTint="D9"/>
      <w:spacing w:val="15"/>
      <w:sz w:val="24"/>
    </w:rPr>
  </w:style>
  <w:style w:type="character" w:customStyle="1" w:styleId="SubtitleChar">
    <w:name w:val="Subtitle Char"/>
    <w:basedOn w:val="DefaultParagraphFont"/>
    <w:link w:val="Subtitle"/>
    <w:rPr>
      <w:b/>
      <w:bCs/>
      <w:color w:val="262626" w:themeColor="text1" w:themeTint="D9"/>
      <w:spacing w:val="15"/>
      <w:sz w:val="24"/>
    </w:rPr>
  </w:style>
  <w:style w:type="character" w:styleId="PlaceholderText">
    <w:name w:val="Placeholder Text"/>
    <w:basedOn w:val="DefaultParagraphFont"/>
    <w:uiPriority w:val="99"/>
    <w:semiHidden/>
    <w:rPr>
      <w:color w:val="808080"/>
    </w:rPr>
  </w:style>
  <w:style w:type="character" w:customStyle="1" w:styleId="Heading1Char">
    <w:name w:val="Heading 1 Char"/>
    <w:basedOn w:val="DefaultParagraphFont"/>
    <w:link w:val="Heading1"/>
    <w:rsid w:val="00E16C06"/>
    <w:rPr>
      <w:rFonts w:asciiTheme="majorHAnsi" w:eastAsiaTheme="majorEastAsia" w:hAnsiTheme="majorHAnsi" w:cstheme="majorBidi"/>
      <w:b/>
      <w:bCs/>
      <w:color w:val="D6615C" w:themeColor="accent1"/>
      <w:sz w:val="28"/>
      <w:szCs w:val="28"/>
      <w:lang w:val="pt-PT"/>
    </w:rPr>
  </w:style>
  <w:style w:type="table" w:styleId="TableGrid">
    <w:name w:val="Table Grid"/>
    <w:basedOn w:val="TableNormal"/>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A5637"/>
    <w:rPr>
      <w:rFonts w:asciiTheme="majorHAnsi" w:eastAsiaTheme="majorEastAsia" w:hAnsiTheme="majorHAnsi" w:cstheme="majorBidi"/>
      <w:b/>
      <w:bCs/>
      <w:color w:val="D6615C" w:themeColor="accent1"/>
      <w:sz w:val="28"/>
      <w:szCs w:val="28"/>
      <w:lang w:val="pt-PT"/>
    </w:rPr>
  </w:style>
  <w:style w:type="paragraph" w:styleId="ListBullet">
    <w:name w:val="List Bullet"/>
    <w:basedOn w:val="Normal"/>
    <w:uiPriority w:val="1"/>
    <w:unhideWhenUsed/>
    <w:qFormat/>
    <w:pPr>
      <w:tabs>
        <w:tab w:val="num" w:pos="144"/>
      </w:tabs>
      <w:ind w:left="144" w:hanging="144"/>
    </w:pPr>
  </w:style>
  <w:style w:type="character" w:styleId="Strong">
    <w:name w:val="Strong"/>
    <w:basedOn w:val="DefaultParagraphFont"/>
    <w:uiPriority w:val="22"/>
    <w:qFormat/>
    <w:rPr>
      <w:b/>
      <w:bCs/>
      <w:color w:val="262626" w:themeColor="text1" w:themeTint="D9"/>
    </w:rPr>
  </w:style>
  <w:style w:type="table" w:customStyle="1" w:styleId="SyllabusTable-NoBorders">
    <w:name w:val="Syllabus Table - No Borders"/>
    <w:basedOn w:val="TableNormal"/>
    <w:uiPriority w:val="99"/>
    <w:pPr>
      <w:tabs>
        <w:tab w:val="num" w:pos="144"/>
      </w:tabs>
      <w:spacing w:after="0"/>
      <w:ind w:left="144" w:hanging="144"/>
    </w:pPr>
    <w:tblPr>
      <w:tblCellMar>
        <w:left w:w="0" w:type="dxa"/>
        <w:right w:w="0" w:type="dxa"/>
      </w:tblCellMar>
    </w:tblPr>
    <w:tblStylePr w:type="firstRow">
      <w:rPr>
        <w:rFonts w:asciiTheme="majorHAnsi" w:hAnsiTheme="majorHAnsi"/>
        <w:b/>
        <w:color w:val="D6615C" w:themeColor="accent1"/>
        <w:sz w:val="20"/>
      </w:rPr>
    </w:tblStylePr>
  </w:style>
  <w:style w:type="paragraph" w:styleId="NoSpacing">
    <w:name w:val="No Spacing"/>
    <w:link w:val="NoSpacingChar"/>
    <w:qFormat/>
    <w:pPr>
      <w:spacing w:after="0"/>
    </w:pPr>
  </w:style>
  <w:style w:type="table" w:customStyle="1" w:styleId="SyllabusTable-withBorders">
    <w:name w:val="Syllabus Table - with Borders"/>
    <w:basedOn w:val="TableNormal"/>
    <w:uiPriority w:val="99"/>
    <w:pPr>
      <w:spacing w:before="80" w:after="80"/>
    </w:pPr>
    <w:tblPr>
      <w:tblBorders>
        <w:bottom w:val="single" w:sz="4" w:space="0" w:color="D6615C" w:themeColor="accent1"/>
        <w:insideH w:val="single" w:sz="4" w:space="0" w:color="BFBFBF" w:themeColor="background1" w:themeShade="BF"/>
      </w:tblBorders>
      <w:tblCellMar>
        <w:left w:w="0" w:type="dxa"/>
        <w:right w:w="0" w:type="dxa"/>
      </w:tblCellMar>
    </w:tblPr>
    <w:tblStylePr w:type="firstRow">
      <w:pPr>
        <w:wordWrap/>
        <w:spacing w:beforeLines="0" w:before="0" w:beforeAutospacing="0" w:afterLines="0" w:after="80" w:afterAutospacing="0"/>
      </w:pPr>
      <w:rPr>
        <w:rFonts w:asciiTheme="majorHAnsi" w:hAnsiTheme="majorHAnsi"/>
        <w:b/>
        <w:color w:val="D6615C" w:themeColor="accent1"/>
        <w:sz w:val="20"/>
      </w:rPr>
      <w:tblPr/>
      <w:tcPr>
        <w:tcBorders>
          <w:top w:val="nil"/>
          <w:left w:val="nil"/>
          <w:bottom w:val="single" w:sz="4" w:space="0" w:color="D6615C" w:themeColor="accent1"/>
          <w:right w:val="nil"/>
          <w:insideH w:val="nil"/>
          <w:insideV w:val="nil"/>
          <w:tl2br w:val="nil"/>
          <w:tr2bl w:val="nil"/>
        </w:tcBorders>
      </w:tcPr>
    </w:tblStylePr>
    <w:tblStylePr w:type="firstCol">
      <w:rPr>
        <w:b/>
        <w:color w:val="262626" w:themeColor="text1" w:themeTint="D9"/>
      </w:rPr>
    </w:tblStylePr>
  </w:style>
  <w:style w:type="paragraph" w:styleId="Header">
    <w:name w:val="header"/>
    <w:basedOn w:val="Normal"/>
    <w:link w:val="HeaderChar"/>
    <w:uiPriority w:val="99"/>
    <w:unhideWhenUsed/>
    <w:pPr>
      <w:tabs>
        <w:tab w:val="center" w:pos="4680"/>
        <w:tab w:val="right" w:pos="9360"/>
      </w:tabs>
      <w:spacing w:after="0"/>
    </w:pPr>
  </w:style>
  <w:style w:type="character" w:customStyle="1" w:styleId="HeaderChar">
    <w:name w:val="Header Char"/>
    <w:basedOn w:val="DefaultParagraphFont"/>
    <w:link w:val="Header"/>
    <w:uiPriority w:val="99"/>
  </w:style>
  <w:style w:type="paragraph" w:styleId="Footer">
    <w:name w:val="footer"/>
    <w:basedOn w:val="Normal"/>
    <w:link w:val="FooterChar"/>
    <w:unhideWhenUsed/>
    <w:pPr>
      <w:pBdr>
        <w:top w:val="single" w:sz="4" w:space="6" w:color="D6615C" w:themeColor="accent1"/>
      </w:pBdr>
      <w:spacing w:after="0"/>
      <w:jc w:val="right"/>
    </w:pPr>
    <w:rPr>
      <w:b/>
      <w:bCs/>
      <w:color w:val="262626" w:themeColor="text1" w:themeTint="D9"/>
    </w:rPr>
  </w:style>
  <w:style w:type="character" w:customStyle="1" w:styleId="FooterChar">
    <w:name w:val="Footer Char"/>
    <w:basedOn w:val="DefaultParagraphFont"/>
    <w:link w:val="Footer"/>
    <w:uiPriority w:val="99"/>
    <w:rPr>
      <w:b/>
      <w:bCs/>
      <w:color w:val="262626" w:themeColor="text1" w:themeTint="D9"/>
    </w:rPr>
  </w:style>
  <w:style w:type="paragraph" w:customStyle="1" w:styleId="Default">
    <w:name w:val="Default"/>
    <w:rsid w:val="00E05E31"/>
    <w:pPr>
      <w:autoSpaceDE w:val="0"/>
      <w:autoSpaceDN w:val="0"/>
      <w:adjustRightInd w:val="0"/>
      <w:spacing w:after="0"/>
    </w:pPr>
    <w:rPr>
      <w:rFonts w:ascii="Times New Roman" w:hAnsi="Times New Roman" w:cs="Times New Roman"/>
      <w:color w:val="000000"/>
      <w:sz w:val="24"/>
      <w:szCs w:val="24"/>
      <w:lang w:val="pt-PT" w:eastAsia="en-US"/>
    </w:rPr>
  </w:style>
  <w:style w:type="paragraph" w:styleId="ListParagraph">
    <w:name w:val="List Paragraph"/>
    <w:basedOn w:val="Normal"/>
    <w:link w:val="ListParagraphChar"/>
    <w:unhideWhenUsed/>
    <w:qFormat/>
    <w:rsid w:val="0010701F"/>
    <w:pPr>
      <w:ind w:left="720"/>
      <w:contextualSpacing/>
    </w:pPr>
  </w:style>
  <w:style w:type="paragraph" w:styleId="TOCHeading">
    <w:name w:val="TOC Heading"/>
    <w:basedOn w:val="Heading1"/>
    <w:next w:val="Normal"/>
    <w:link w:val="TOCHeadingChar"/>
    <w:unhideWhenUsed/>
    <w:qFormat/>
    <w:rsid w:val="002A3C30"/>
    <w:pPr>
      <w:numPr>
        <w:numId w:val="0"/>
      </w:numPr>
      <w:spacing w:before="240" w:after="0" w:line="259" w:lineRule="auto"/>
      <w:outlineLvl w:val="9"/>
    </w:pPr>
    <w:rPr>
      <w:b w:val="0"/>
      <w:bCs w:val="0"/>
      <w:color w:val="B6332E" w:themeColor="accent1" w:themeShade="BF"/>
      <w:lang w:eastAsia="en-US"/>
    </w:rPr>
  </w:style>
  <w:style w:type="paragraph" w:styleId="TOC1">
    <w:name w:val="toc 1"/>
    <w:basedOn w:val="Normal"/>
    <w:next w:val="Normal"/>
    <w:link w:val="TOC1Char"/>
    <w:autoRedefine/>
    <w:uiPriority w:val="39"/>
    <w:unhideWhenUsed/>
    <w:rsid w:val="009A6405"/>
    <w:pPr>
      <w:spacing w:after="100"/>
    </w:pPr>
  </w:style>
  <w:style w:type="paragraph" w:styleId="TOC2">
    <w:name w:val="toc 2"/>
    <w:basedOn w:val="Normal"/>
    <w:next w:val="Normal"/>
    <w:link w:val="TOC2Char"/>
    <w:autoRedefine/>
    <w:uiPriority w:val="39"/>
    <w:unhideWhenUsed/>
    <w:rsid w:val="002A3C30"/>
    <w:pPr>
      <w:spacing w:after="100"/>
      <w:ind w:left="180"/>
    </w:pPr>
  </w:style>
  <w:style w:type="character" w:styleId="Hyperlink">
    <w:name w:val="Hyperlink"/>
    <w:basedOn w:val="DefaultParagraphFont"/>
    <w:uiPriority w:val="99"/>
    <w:unhideWhenUsed/>
    <w:rsid w:val="002A3C30"/>
    <w:rPr>
      <w:color w:val="549CCC" w:themeColor="hyperlink"/>
      <w:u w:val="single"/>
    </w:rPr>
  </w:style>
  <w:style w:type="character" w:customStyle="1" w:styleId="Heading3Char">
    <w:name w:val="Heading 3 Char"/>
    <w:basedOn w:val="DefaultParagraphFont"/>
    <w:link w:val="Heading3"/>
    <w:rsid w:val="006A5637"/>
    <w:rPr>
      <w:rFonts w:asciiTheme="majorHAnsi" w:eastAsiaTheme="majorEastAsia" w:hAnsiTheme="majorHAnsi" w:cstheme="majorBidi"/>
      <w:b/>
      <w:bCs/>
      <w:color w:val="D6615C" w:themeColor="accent1"/>
      <w:sz w:val="24"/>
      <w:szCs w:val="24"/>
      <w:lang w:val="pt-PT"/>
    </w:rPr>
  </w:style>
  <w:style w:type="table" w:customStyle="1" w:styleId="Noborders">
    <w:name w:val="No borders"/>
    <w:basedOn w:val="TableNormal"/>
    <w:uiPriority w:val="99"/>
    <w:rsid w:val="00D36C27"/>
    <w:pPr>
      <w:spacing w:before="120" w:after="0"/>
    </w:pPr>
    <w:rPr>
      <w:rFonts w:eastAsiaTheme="minorEastAsia"/>
      <w:color w:val="auto"/>
      <w:kern w:val="22"/>
      <w:sz w:val="22"/>
      <w:szCs w:val="22"/>
      <w14:ligatures w14:val="standard"/>
    </w:rPr>
    <w:tblPr>
      <w:tblBorders>
        <w:bottom w:val="single" w:sz="4" w:space="0" w:color="BAD7EA" w:themeColor="accent2" w:themeTint="66"/>
        <w:insideH w:val="single" w:sz="4" w:space="0" w:color="BAD7EA" w:themeColor="accent2" w:themeTint="66"/>
        <w:insideV w:val="single" w:sz="4" w:space="0" w:color="BAD7EA" w:themeColor="accent2" w:themeTint="66"/>
      </w:tblBorders>
      <w:tblCellMar>
        <w:left w:w="72" w:type="dxa"/>
        <w:right w:w="72" w:type="dxa"/>
      </w:tblCellMar>
    </w:tblPr>
    <w:tblStylePr w:type="firstRow">
      <w:pPr>
        <w:keepNext/>
        <w:wordWrap/>
      </w:pPr>
      <w:rPr>
        <w:rFonts w:asciiTheme="majorHAnsi" w:hAnsiTheme="majorHAnsi"/>
        <w:b/>
        <w:i w:val="0"/>
        <w:caps w:val="0"/>
        <w:smallCaps w:val="0"/>
        <w:color w:val="auto"/>
        <w:sz w:val="22"/>
      </w:rPr>
      <w:tblPr/>
      <w:trPr>
        <w:tblHeader/>
      </w:trPr>
      <w:tcPr>
        <w:tcBorders>
          <w:top w:val="nil"/>
          <w:left w:val="nil"/>
          <w:bottom w:val="single" w:sz="12" w:space="0" w:color="BAD7EA" w:themeColor="accent2" w:themeTint="66"/>
          <w:right w:val="nil"/>
          <w:insideH w:val="nil"/>
          <w:insideV w:val="single" w:sz="4" w:space="0" w:color="BAD7EA" w:themeColor="accent2" w:themeTint="66"/>
          <w:tl2br w:val="nil"/>
          <w:tr2bl w:val="nil"/>
        </w:tcBorders>
        <w:vAlign w:val="bottom"/>
      </w:tcPr>
    </w:tblStylePr>
    <w:tblStylePr w:type="firstCol">
      <w:rPr>
        <w:b/>
        <w:i w:val="0"/>
      </w:rPr>
    </w:tblStylePr>
  </w:style>
  <w:style w:type="paragraph" w:styleId="ListNumber">
    <w:name w:val="List Number"/>
    <w:basedOn w:val="Normal"/>
    <w:uiPriority w:val="10"/>
    <w:qFormat/>
    <w:rsid w:val="00D36C27"/>
    <w:pPr>
      <w:numPr>
        <w:numId w:val="3"/>
      </w:numPr>
      <w:spacing w:before="120" w:after="0"/>
      <w:contextualSpacing/>
    </w:pPr>
    <w:rPr>
      <w:rFonts w:eastAsiaTheme="minorEastAsia"/>
      <w:color w:val="auto"/>
      <w:kern w:val="22"/>
      <w:lang w:val="en-US"/>
      <w14:ligatures w14:val="standard"/>
    </w:rPr>
  </w:style>
  <w:style w:type="table" w:styleId="ListTable6Colorful-Accent1">
    <w:name w:val="List Table 6 Colorful Accent 1"/>
    <w:basedOn w:val="TableNormal"/>
    <w:uiPriority w:val="51"/>
    <w:rsid w:val="004B3D19"/>
    <w:pPr>
      <w:spacing w:after="0"/>
    </w:pPr>
    <w:rPr>
      <w:color w:val="B6332E" w:themeColor="accent1" w:themeShade="BF"/>
    </w:rPr>
    <w:tblPr>
      <w:tblStyleRowBandSize w:val="1"/>
      <w:tblStyleColBandSize w:val="1"/>
      <w:tblBorders>
        <w:top w:val="single" w:sz="4" w:space="0" w:color="D6615C" w:themeColor="accent1"/>
        <w:bottom w:val="single" w:sz="4" w:space="0" w:color="D6615C" w:themeColor="accent1"/>
      </w:tblBorders>
    </w:tblPr>
    <w:tblStylePr w:type="firstRow">
      <w:rPr>
        <w:b/>
        <w:bCs/>
      </w:rPr>
      <w:tblPr/>
      <w:tcPr>
        <w:tcBorders>
          <w:bottom w:val="single" w:sz="4" w:space="0" w:color="D6615C" w:themeColor="accent1"/>
        </w:tcBorders>
      </w:tcPr>
    </w:tblStylePr>
    <w:tblStylePr w:type="lastRow">
      <w:rPr>
        <w:b/>
        <w:bCs/>
      </w:rPr>
      <w:tblPr/>
      <w:tcPr>
        <w:tcBorders>
          <w:top w:val="double" w:sz="4" w:space="0" w:color="D6615C" w:themeColor="accent1"/>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character" w:customStyle="1" w:styleId="NoSpacingChar">
    <w:name w:val="No Spacing Char"/>
    <w:basedOn w:val="DefaultParagraphFont"/>
    <w:link w:val="NoSpacing"/>
    <w:rsid w:val="005E2EE3"/>
  </w:style>
  <w:style w:type="table" w:styleId="GridTable1Light-Accent1">
    <w:name w:val="Grid Table 1 Light Accent 1"/>
    <w:basedOn w:val="TableNormal"/>
    <w:uiPriority w:val="46"/>
    <w:rsid w:val="00D20459"/>
    <w:pPr>
      <w:spacing w:after="0"/>
    </w:pPr>
    <w:tblPr>
      <w:tblStyleRowBandSize w:val="1"/>
      <w:tblStyleColBandSize w:val="1"/>
      <w:tblBorders>
        <w:top w:val="single" w:sz="4" w:space="0" w:color="EEBFBD" w:themeColor="accent1" w:themeTint="66"/>
        <w:left w:val="single" w:sz="4" w:space="0" w:color="EEBFBD" w:themeColor="accent1" w:themeTint="66"/>
        <w:bottom w:val="single" w:sz="4" w:space="0" w:color="EEBFBD" w:themeColor="accent1" w:themeTint="66"/>
        <w:right w:val="single" w:sz="4" w:space="0" w:color="EEBFBD" w:themeColor="accent1" w:themeTint="66"/>
        <w:insideH w:val="single" w:sz="4" w:space="0" w:color="EEBFBD" w:themeColor="accent1" w:themeTint="66"/>
        <w:insideV w:val="single" w:sz="4" w:space="0" w:color="EEBFBD" w:themeColor="accent1" w:themeTint="66"/>
      </w:tblBorders>
    </w:tblPr>
    <w:tblStylePr w:type="firstRow">
      <w:rPr>
        <w:b/>
        <w:bCs/>
      </w:rPr>
      <w:tblPr/>
      <w:tcPr>
        <w:tcBorders>
          <w:bottom w:val="single" w:sz="12" w:space="0" w:color="E69F9C" w:themeColor="accent1" w:themeTint="99"/>
        </w:tcBorders>
      </w:tcPr>
    </w:tblStylePr>
    <w:tblStylePr w:type="lastRow">
      <w:rPr>
        <w:b/>
        <w:bCs/>
      </w:rPr>
      <w:tblPr/>
      <w:tcPr>
        <w:tcBorders>
          <w:top w:val="double" w:sz="2" w:space="0" w:color="E69F9C" w:themeColor="accent1" w:themeTint="99"/>
        </w:tcBorders>
      </w:tcPr>
    </w:tblStylePr>
    <w:tblStylePr w:type="firstCol">
      <w:rPr>
        <w:b/>
        <w:bCs/>
      </w:rPr>
    </w:tblStylePr>
    <w:tblStylePr w:type="lastCol">
      <w:rPr>
        <w:b/>
        <w:bCs/>
      </w:rPr>
    </w:tblStylePr>
  </w:style>
  <w:style w:type="table" w:styleId="ListTable4-Accent1">
    <w:name w:val="List Table 4 Accent 1"/>
    <w:basedOn w:val="TableNormal"/>
    <w:uiPriority w:val="49"/>
    <w:rsid w:val="00D20459"/>
    <w:pPr>
      <w:spacing w:after="0"/>
    </w:pPr>
    <w:tblPr>
      <w:tblStyleRowBandSize w:val="1"/>
      <w:tblStyleColBandSize w:val="1"/>
      <w:tblBorders>
        <w:top w:val="single" w:sz="4" w:space="0" w:color="E69F9C" w:themeColor="accent1" w:themeTint="99"/>
        <w:left w:val="single" w:sz="4" w:space="0" w:color="E69F9C" w:themeColor="accent1" w:themeTint="99"/>
        <w:bottom w:val="single" w:sz="4" w:space="0" w:color="E69F9C" w:themeColor="accent1" w:themeTint="99"/>
        <w:right w:val="single" w:sz="4" w:space="0" w:color="E69F9C" w:themeColor="accent1" w:themeTint="99"/>
        <w:insideH w:val="single" w:sz="4" w:space="0" w:color="E69F9C" w:themeColor="accent1" w:themeTint="99"/>
      </w:tblBorders>
    </w:tblPr>
    <w:tblStylePr w:type="firstRow">
      <w:rPr>
        <w:b/>
        <w:bCs/>
        <w:color w:val="FFFFFF" w:themeColor="background1"/>
      </w:rPr>
      <w:tblPr/>
      <w:tcPr>
        <w:tcBorders>
          <w:top w:val="single" w:sz="4" w:space="0" w:color="D6615C" w:themeColor="accent1"/>
          <w:left w:val="single" w:sz="4" w:space="0" w:color="D6615C" w:themeColor="accent1"/>
          <w:bottom w:val="single" w:sz="4" w:space="0" w:color="D6615C" w:themeColor="accent1"/>
          <w:right w:val="single" w:sz="4" w:space="0" w:color="D6615C" w:themeColor="accent1"/>
          <w:insideH w:val="nil"/>
        </w:tcBorders>
        <w:shd w:val="clear" w:color="auto" w:fill="D6615C" w:themeFill="accent1"/>
      </w:tcPr>
    </w:tblStylePr>
    <w:tblStylePr w:type="lastRow">
      <w:rPr>
        <w:b/>
        <w:bCs/>
      </w:rPr>
      <w:tblPr/>
      <w:tcPr>
        <w:tcBorders>
          <w:top w:val="double" w:sz="4" w:space="0" w:color="E69F9C" w:themeColor="accent1" w:themeTint="99"/>
        </w:tcBorders>
      </w:tcPr>
    </w:tblStylePr>
    <w:tblStylePr w:type="firstCol">
      <w:rPr>
        <w:b/>
        <w:bCs/>
      </w:rPr>
    </w:tblStylePr>
    <w:tblStylePr w:type="lastCol">
      <w:rPr>
        <w:b/>
        <w:bCs/>
      </w:rPr>
    </w:tblStylePr>
    <w:tblStylePr w:type="band1Vert">
      <w:tblPr/>
      <w:tcPr>
        <w:shd w:val="clear" w:color="auto" w:fill="F6DFDE" w:themeFill="accent1" w:themeFillTint="33"/>
      </w:tcPr>
    </w:tblStylePr>
    <w:tblStylePr w:type="band1Horz">
      <w:tblPr/>
      <w:tcPr>
        <w:shd w:val="clear" w:color="auto" w:fill="F6DFDE" w:themeFill="accent1" w:themeFillTint="33"/>
      </w:tcPr>
    </w:tblStylePr>
  </w:style>
  <w:style w:type="paragraph" w:customStyle="1" w:styleId="template">
    <w:name w:val="template"/>
    <w:basedOn w:val="Normal"/>
    <w:rsid w:val="00C84F7A"/>
    <w:pPr>
      <w:spacing w:after="0" w:line="240" w:lineRule="exact"/>
      <w:ind w:left="0"/>
    </w:pPr>
    <w:rPr>
      <w:rFonts w:ascii="Arial" w:eastAsia="Times New Roman" w:hAnsi="Arial" w:cs="Times New Roman"/>
      <w:i/>
      <w:color w:val="auto"/>
      <w:szCs w:val="20"/>
      <w:lang w:val="en-US" w:eastAsia="en-US"/>
    </w:rPr>
  </w:style>
  <w:style w:type="paragraph" w:customStyle="1" w:styleId="level4">
    <w:name w:val="level 4"/>
    <w:basedOn w:val="Normal"/>
    <w:rsid w:val="00F12536"/>
    <w:pPr>
      <w:spacing w:before="120" w:line="240" w:lineRule="exact"/>
      <w:ind w:left="634"/>
    </w:pPr>
    <w:rPr>
      <w:rFonts w:ascii="Times" w:eastAsia="Times New Roman" w:hAnsi="Times" w:cs="Times New Roman"/>
      <w:color w:val="auto"/>
      <w:sz w:val="24"/>
      <w:szCs w:val="20"/>
      <w:lang w:val="en-US" w:eastAsia="en-US"/>
    </w:rPr>
  </w:style>
  <w:style w:type="paragraph" w:customStyle="1" w:styleId="level3text">
    <w:name w:val="level 3 text"/>
    <w:basedOn w:val="Normal"/>
    <w:rsid w:val="00F12536"/>
    <w:pPr>
      <w:spacing w:after="0" w:line="220" w:lineRule="exact"/>
      <w:ind w:left="1350" w:hanging="716"/>
    </w:pPr>
    <w:rPr>
      <w:rFonts w:ascii="Arial" w:eastAsia="Times New Roman" w:hAnsi="Arial" w:cs="Times New Roman"/>
      <w:i/>
      <w:color w:val="auto"/>
      <w:szCs w:val="20"/>
      <w:lang w:val="en-US" w:eastAsia="en-US"/>
    </w:rPr>
  </w:style>
  <w:style w:type="paragraph" w:customStyle="1" w:styleId="requirement">
    <w:name w:val="requirement"/>
    <w:basedOn w:val="level4"/>
    <w:rsid w:val="00F12536"/>
    <w:pPr>
      <w:spacing w:before="0" w:after="0"/>
      <w:ind w:left="2348" w:hanging="994"/>
    </w:pPr>
    <w:rPr>
      <w:rFonts w:ascii="Times New Roman" w:hAnsi="Times New Roman"/>
    </w:rPr>
  </w:style>
  <w:style w:type="paragraph" w:styleId="Caption">
    <w:name w:val="caption"/>
    <w:basedOn w:val="Normal"/>
    <w:next w:val="Normal"/>
    <w:uiPriority w:val="35"/>
    <w:unhideWhenUsed/>
    <w:qFormat/>
    <w:rsid w:val="00762D70"/>
    <w:pPr>
      <w:spacing w:after="200"/>
    </w:pPr>
    <w:rPr>
      <w:i/>
      <w:iCs/>
      <w:color w:val="361817" w:themeColor="text2"/>
      <w:sz w:val="18"/>
      <w:szCs w:val="18"/>
    </w:rPr>
  </w:style>
  <w:style w:type="paragraph" w:styleId="TOC3">
    <w:name w:val="toc 3"/>
    <w:basedOn w:val="Normal"/>
    <w:next w:val="Normal"/>
    <w:link w:val="TOC3Char"/>
    <w:autoRedefine/>
    <w:uiPriority w:val="39"/>
    <w:unhideWhenUsed/>
    <w:rsid w:val="004E366D"/>
    <w:pPr>
      <w:spacing w:after="100"/>
      <w:ind w:left="480"/>
    </w:pPr>
    <w:rPr>
      <w:rFonts w:eastAsiaTheme="minorEastAsia"/>
      <w:color w:val="auto"/>
      <w:kern w:val="2"/>
      <w:sz w:val="24"/>
      <w:szCs w:val="24"/>
      <w:lang w:val="en-GB" w:eastAsia="en-GB"/>
      <w14:ligatures w14:val="standardContextual"/>
    </w:rPr>
  </w:style>
  <w:style w:type="paragraph" w:styleId="TOC4">
    <w:name w:val="toc 4"/>
    <w:basedOn w:val="Normal"/>
    <w:next w:val="Normal"/>
    <w:autoRedefine/>
    <w:uiPriority w:val="39"/>
    <w:unhideWhenUsed/>
    <w:rsid w:val="004E366D"/>
    <w:pPr>
      <w:spacing w:after="100"/>
      <w:ind w:left="720"/>
    </w:pPr>
    <w:rPr>
      <w:rFonts w:eastAsiaTheme="minorEastAsia"/>
      <w:color w:val="auto"/>
      <w:kern w:val="2"/>
      <w:sz w:val="24"/>
      <w:szCs w:val="24"/>
      <w:lang w:val="en-GB" w:eastAsia="en-GB"/>
      <w14:ligatures w14:val="standardContextual"/>
    </w:rPr>
  </w:style>
  <w:style w:type="paragraph" w:styleId="TOC5">
    <w:name w:val="toc 5"/>
    <w:basedOn w:val="Normal"/>
    <w:next w:val="Normal"/>
    <w:autoRedefine/>
    <w:uiPriority w:val="39"/>
    <w:unhideWhenUsed/>
    <w:rsid w:val="004E366D"/>
    <w:pPr>
      <w:spacing w:after="100"/>
      <w:ind w:left="960"/>
    </w:pPr>
    <w:rPr>
      <w:rFonts w:eastAsiaTheme="minorEastAsia"/>
      <w:color w:val="auto"/>
      <w:kern w:val="2"/>
      <w:sz w:val="24"/>
      <w:szCs w:val="24"/>
      <w:lang w:val="en-GB" w:eastAsia="en-GB"/>
      <w14:ligatures w14:val="standardContextual"/>
    </w:rPr>
  </w:style>
  <w:style w:type="paragraph" w:styleId="TOC6">
    <w:name w:val="toc 6"/>
    <w:basedOn w:val="Normal"/>
    <w:next w:val="Normal"/>
    <w:autoRedefine/>
    <w:uiPriority w:val="39"/>
    <w:unhideWhenUsed/>
    <w:rsid w:val="004E366D"/>
    <w:pPr>
      <w:spacing w:after="100"/>
      <w:ind w:left="1200"/>
    </w:pPr>
    <w:rPr>
      <w:rFonts w:eastAsiaTheme="minorEastAsia"/>
      <w:color w:val="auto"/>
      <w:kern w:val="2"/>
      <w:sz w:val="24"/>
      <w:szCs w:val="24"/>
      <w:lang w:val="en-GB" w:eastAsia="en-GB"/>
      <w14:ligatures w14:val="standardContextual"/>
    </w:rPr>
  </w:style>
  <w:style w:type="paragraph" w:styleId="TOC7">
    <w:name w:val="toc 7"/>
    <w:basedOn w:val="Normal"/>
    <w:next w:val="Normal"/>
    <w:autoRedefine/>
    <w:uiPriority w:val="39"/>
    <w:unhideWhenUsed/>
    <w:rsid w:val="004E366D"/>
    <w:pPr>
      <w:spacing w:after="100"/>
      <w:ind w:left="1440"/>
    </w:pPr>
    <w:rPr>
      <w:rFonts w:eastAsiaTheme="minorEastAsia"/>
      <w:color w:val="auto"/>
      <w:kern w:val="2"/>
      <w:sz w:val="24"/>
      <w:szCs w:val="24"/>
      <w:lang w:val="en-GB" w:eastAsia="en-GB"/>
      <w14:ligatures w14:val="standardContextual"/>
    </w:rPr>
  </w:style>
  <w:style w:type="paragraph" w:styleId="TOC8">
    <w:name w:val="toc 8"/>
    <w:basedOn w:val="Normal"/>
    <w:next w:val="Normal"/>
    <w:autoRedefine/>
    <w:uiPriority w:val="39"/>
    <w:unhideWhenUsed/>
    <w:rsid w:val="004E366D"/>
    <w:pPr>
      <w:spacing w:after="100"/>
      <w:ind w:left="1680"/>
    </w:pPr>
    <w:rPr>
      <w:rFonts w:eastAsiaTheme="minorEastAsia"/>
      <w:color w:val="auto"/>
      <w:kern w:val="2"/>
      <w:sz w:val="24"/>
      <w:szCs w:val="24"/>
      <w:lang w:val="en-GB" w:eastAsia="en-GB"/>
      <w14:ligatures w14:val="standardContextual"/>
    </w:rPr>
  </w:style>
  <w:style w:type="paragraph" w:styleId="TOC9">
    <w:name w:val="toc 9"/>
    <w:basedOn w:val="Normal"/>
    <w:next w:val="Normal"/>
    <w:autoRedefine/>
    <w:uiPriority w:val="39"/>
    <w:unhideWhenUsed/>
    <w:rsid w:val="004E366D"/>
    <w:pPr>
      <w:spacing w:after="100"/>
      <w:ind w:left="1920"/>
    </w:pPr>
    <w:rPr>
      <w:rFonts w:eastAsiaTheme="minorEastAsia"/>
      <w:color w:val="auto"/>
      <w:kern w:val="2"/>
      <w:sz w:val="24"/>
      <w:szCs w:val="24"/>
      <w:lang w:val="en-GB" w:eastAsia="en-GB"/>
      <w14:ligatures w14:val="standardContextual"/>
    </w:rPr>
  </w:style>
  <w:style w:type="character" w:styleId="UnresolvedMention">
    <w:name w:val="Unresolved Mention"/>
    <w:basedOn w:val="DefaultParagraphFont"/>
    <w:uiPriority w:val="99"/>
    <w:semiHidden/>
    <w:unhideWhenUsed/>
    <w:rsid w:val="004E366D"/>
    <w:rPr>
      <w:color w:val="605E5C"/>
      <w:shd w:val="clear" w:color="auto" w:fill="E1DFDD"/>
    </w:rPr>
  </w:style>
  <w:style w:type="character" w:customStyle="1" w:styleId="Heading4Char">
    <w:name w:val="Heading 4 Char"/>
    <w:basedOn w:val="DefaultParagraphFont"/>
    <w:link w:val="Heading4"/>
    <w:rsid w:val="00793BB9"/>
    <w:rPr>
      <w:rFonts w:asciiTheme="majorHAnsi" w:eastAsiaTheme="majorEastAsia" w:hAnsiTheme="majorHAnsi" w:cstheme="majorBidi"/>
      <w:i/>
      <w:iCs/>
      <w:color w:val="B6332E" w:themeColor="accent1" w:themeShade="BF"/>
      <w:sz w:val="22"/>
      <w:szCs w:val="22"/>
      <w:lang w:val="pt-PT"/>
    </w:rPr>
  </w:style>
  <w:style w:type="character" w:customStyle="1" w:styleId="Heading5Char">
    <w:name w:val="Heading 5 Char"/>
    <w:basedOn w:val="DefaultParagraphFont"/>
    <w:link w:val="Heading5"/>
    <w:rsid w:val="00EF679D"/>
    <w:rPr>
      <w:rFonts w:asciiTheme="majorHAnsi" w:eastAsiaTheme="majorEastAsia" w:hAnsiTheme="majorHAnsi" w:cstheme="majorBidi"/>
      <w:color w:val="B6332E" w:themeColor="accent1" w:themeShade="BF"/>
      <w:sz w:val="22"/>
      <w:szCs w:val="22"/>
      <w:lang w:val="pt-PT"/>
    </w:rPr>
  </w:style>
  <w:style w:type="character" w:customStyle="1" w:styleId="Heading6Char">
    <w:name w:val="Heading 6 Char"/>
    <w:basedOn w:val="DefaultParagraphFont"/>
    <w:link w:val="Heading6"/>
    <w:rsid w:val="00F97308"/>
    <w:rPr>
      <w:rFonts w:asciiTheme="majorHAnsi" w:eastAsiaTheme="majorEastAsia" w:hAnsiTheme="majorHAnsi" w:cstheme="majorBidi"/>
      <w:color w:val="79221E" w:themeColor="accent1" w:themeShade="7F"/>
      <w:sz w:val="22"/>
      <w:szCs w:val="22"/>
      <w:lang w:val="pt-PT"/>
    </w:rPr>
  </w:style>
  <w:style w:type="character" w:customStyle="1" w:styleId="Heading7Char">
    <w:name w:val="Heading 7 Char"/>
    <w:basedOn w:val="DefaultParagraphFont"/>
    <w:link w:val="Heading7"/>
    <w:rsid w:val="00210C4B"/>
    <w:rPr>
      <w:rFonts w:ascii="Cambria" w:eastAsia="Cambria" w:hAnsi="Cambria" w:cs="Cambria"/>
      <w:bCs/>
      <w:sz w:val="22"/>
      <w:szCs w:val="28"/>
      <w:lang w:val="en-GB" w:eastAsia="en-GB"/>
    </w:rPr>
  </w:style>
  <w:style w:type="character" w:customStyle="1" w:styleId="Heading8Char">
    <w:name w:val="Heading 8 Char"/>
    <w:basedOn w:val="DefaultParagraphFont"/>
    <w:link w:val="Heading8"/>
    <w:rsid w:val="00210C4B"/>
    <w:rPr>
      <w:rFonts w:ascii="Cambria" w:eastAsia="Cambria" w:hAnsi="Cambria" w:cs="Cambria"/>
      <w:bCs/>
      <w:color w:val="404040"/>
      <w:sz w:val="20"/>
      <w:lang w:val="en-GB" w:eastAsia="en-GB"/>
    </w:rPr>
  </w:style>
  <w:style w:type="character" w:customStyle="1" w:styleId="Heading9Char">
    <w:name w:val="Heading 9 Char"/>
    <w:basedOn w:val="DefaultParagraphFont"/>
    <w:link w:val="Heading9"/>
    <w:rsid w:val="00210C4B"/>
    <w:rPr>
      <w:rFonts w:ascii="Cambria" w:eastAsia="Cambria" w:hAnsi="Cambria" w:cs="Cambria"/>
      <w:bCs/>
      <w:i/>
      <w:iCs/>
      <w:color w:val="404040"/>
      <w:sz w:val="20"/>
      <w:lang w:val="en-GB" w:eastAsia="en-GB"/>
    </w:rPr>
  </w:style>
  <w:style w:type="paragraph" w:customStyle="1" w:styleId="DocumentTitle">
    <w:name w:val="Document Title"/>
    <w:basedOn w:val="Normal"/>
    <w:rsid w:val="00210C4B"/>
    <w:pPr>
      <w:spacing w:after="0"/>
      <w:ind w:left="0"/>
      <w:jc w:val="center"/>
    </w:pPr>
    <w:rPr>
      <w:rFonts w:ascii="Calibri" w:eastAsia="Calibri" w:hAnsi="Calibri" w:cs="Calibri"/>
      <w:b/>
      <w:color w:val="auto"/>
      <w:sz w:val="52"/>
      <w:szCs w:val="24"/>
      <w:lang w:val="en-GB" w:eastAsia="en-GB"/>
    </w:rPr>
  </w:style>
  <w:style w:type="paragraph" w:customStyle="1" w:styleId="Information">
    <w:name w:val="Information"/>
    <w:basedOn w:val="Normal"/>
    <w:rsid w:val="00210C4B"/>
    <w:pPr>
      <w:spacing w:after="0"/>
      <w:ind w:left="0"/>
      <w:jc w:val="center"/>
    </w:pPr>
    <w:rPr>
      <w:rFonts w:ascii="Calibri" w:eastAsia="Calibri" w:hAnsi="Calibri" w:cs="Calibri"/>
      <w:b/>
      <w:color w:val="auto"/>
      <w:sz w:val="28"/>
      <w:szCs w:val="20"/>
      <w:lang w:val="en-GB" w:eastAsia="en-GB"/>
    </w:rPr>
  </w:style>
  <w:style w:type="paragraph" w:customStyle="1" w:styleId="Diagram">
    <w:name w:val="Diagram"/>
    <w:basedOn w:val="Normal"/>
    <w:rsid w:val="00210C4B"/>
    <w:pPr>
      <w:spacing w:after="0"/>
      <w:ind w:left="0"/>
    </w:pPr>
    <w:rPr>
      <w:rFonts w:ascii="Calibri" w:eastAsia="Calibri" w:hAnsi="Calibri" w:cs="Calibri"/>
      <w:color w:val="auto"/>
      <w:szCs w:val="24"/>
      <w:lang w:val="en-GB" w:eastAsia="en-GB"/>
    </w:rPr>
  </w:style>
  <w:style w:type="paragraph" w:customStyle="1" w:styleId="ReportTitle">
    <w:name w:val="Report Title"/>
    <w:basedOn w:val="PageTitle"/>
    <w:rsid w:val="00210C4B"/>
  </w:style>
  <w:style w:type="paragraph" w:customStyle="1" w:styleId="PageTitle">
    <w:name w:val="Page Title"/>
    <w:basedOn w:val="Normal"/>
    <w:rsid w:val="00210C4B"/>
    <w:pPr>
      <w:spacing w:before="240" w:after="0"/>
      <w:ind w:left="0"/>
      <w:jc w:val="center"/>
    </w:pPr>
    <w:rPr>
      <w:rFonts w:ascii="Calibri" w:eastAsia="Calibri" w:hAnsi="Calibri" w:cs="Calibri"/>
      <w:color w:val="auto"/>
      <w:sz w:val="40"/>
      <w:szCs w:val="20"/>
      <w:lang w:val="en-GB" w:eastAsia="en-GB"/>
    </w:rPr>
  </w:style>
  <w:style w:type="paragraph" w:customStyle="1" w:styleId="HLine">
    <w:name w:val="H Line"/>
    <w:basedOn w:val="DocumentTitle"/>
    <w:rsid w:val="00210C4B"/>
    <w:pPr>
      <w:pBdr>
        <w:bottom w:val="single" w:sz="18" w:space="1" w:color="1569BC"/>
      </w:pBdr>
    </w:pPr>
    <w:rPr>
      <w:bCs/>
      <w:szCs w:val="20"/>
    </w:rPr>
  </w:style>
  <w:style w:type="paragraph" w:customStyle="1" w:styleId="TableHeader">
    <w:name w:val="TableHeader"/>
    <w:basedOn w:val="Normal"/>
    <w:rsid w:val="00210C4B"/>
    <w:pPr>
      <w:spacing w:before="120" w:after="80"/>
      <w:ind w:left="144" w:right="144"/>
    </w:pPr>
    <w:rPr>
      <w:rFonts w:ascii="Calibri" w:eastAsia="Calibri" w:hAnsi="Calibri" w:cs="Calibri"/>
      <w:b/>
      <w:color w:val="FFFFFF"/>
      <w:szCs w:val="24"/>
      <w:lang w:val="en-GB" w:eastAsia="en-GB"/>
    </w:rPr>
  </w:style>
  <w:style w:type="paragraph" w:customStyle="1" w:styleId="TableContent">
    <w:name w:val="TableContent"/>
    <w:basedOn w:val="Normal"/>
    <w:rsid w:val="00210C4B"/>
    <w:pPr>
      <w:spacing w:before="80" w:after="40"/>
      <w:ind w:left="144" w:right="144"/>
    </w:pPr>
    <w:rPr>
      <w:rFonts w:ascii="Calibri" w:eastAsia="Calibri" w:hAnsi="Calibri" w:cs="Calibri"/>
      <w:color w:val="auto"/>
      <w:szCs w:val="24"/>
      <w:lang w:val="en-GB" w:eastAsia="en-GB"/>
    </w:rPr>
  </w:style>
  <w:style w:type="paragraph" w:customStyle="1" w:styleId="DiagramType">
    <w:name w:val="DiagramType"/>
    <w:basedOn w:val="Normal"/>
    <w:rsid w:val="00210C4B"/>
    <w:pPr>
      <w:spacing w:after="0"/>
      <w:ind w:left="0"/>
    </w:pPr>
    <w:rPr>
      <w:rFonts w:ascii="Calibri" w:eastAsia="Calibri" w:hAnsi="Calibri" w:cs="Calibri"/>
      <w:b/>
      <w:color w:val="auto"/>
      <w:sz w:val="28"/>
      <w:szCs w:val="24"/>
      <w:lang w:val="en-GB" w:eastAsia="en-GB"/>
    </w:rPr>
  </w:style>
  <w:style w:type="paragraph" w:customStyle="1" w:styleId="ReportInformation">
    <w:name w:val="Report Information"/>
    <w:basedOn w:val="ReportTitle"/>
    <w:rsid w:val="00210C4B"/>
    <w:rPr>
      <w:b/>
      <w:sz w:val="32"/>
    </w:rPr>
  </w:style>
  <w:style w:type="paragraph" w:customStyle="1" w:styleId="Description">
    <w:name w:val="Description"/>
    <w:basedOn w:val="Normal"/>
    <w:rsid w:val="00210C4B"/>
    <w:pPr>
      <w:spacing w:after="0"/>
      <w:ind w:left="0"/>
    </w:pPr>
    <w:rPr>
      <w:rFonts w:ascii="Calibri" w:eastAsia="Calibri" w:hAnsi="Calibri" w:cs="Calibri"/>
      <w:color w:val="auto"/>
      <w:szCs w:val="24"/>
      <w:lang w:val="en-GB" w:eastAsia="en-GB"/>
    </w:rPr>
  </w:style>
  <w:style w:type="character" w:customStyle="1" w:styleId="TOC2Char">
    <w:name w:val="TOC 2 Char"/>
    <w:link w:val="TOC2"/>
    <w:rsid w:val="00210C4B"/>
    <w:rPr>
      <w:sz w:val="22"/>
      <w:szCs w:val="22"/>
      <w:lang w:val="pt-PT"/>
    </w:rPr>
  </w:style>
  <w:style w:type="character" w:customStyle="1" w:styleId="TOC3Char">
    <w:name w:val="TOC 3 Char"/>
    <w:link w:val="TOC3"/>
    <w:rsid w:val="00210C4B"/>
    <w:rPr>
      <w:rFonts w:eastAsiaTheme="minorEastAsia"/>
      <w:color w:val="auto"/>
      <w:kern w:val="2"/>
      <w:sz w:val="24"/>
      <w:szCs w:val="24"/>
      <w:lang w:val="en-GB" w:eastAsia="en-GB"/>
      <w14:ligatures w14:val="standardContextual"/>
    </w:rPr>
  </w:style>
  <w:style w:type="character" w:customStyle="1" w:styleId="TOC1Char">
    <w:name w:val="TOC 1 Char"/>
    <w:link w:val="TOC1"/>
    <w:rsid w:val="00210C4B"/>
    <w:rPr>
      <w:sz w:val="22"/>
      <w:szCs w:val="22"/>
      <w:lang w:val="pt-PT"/>
    </w:rPr>
  </w:style>
  <w:style w:type="paragraph" w:styleId="BalloonText">
    <w:name w:val="Balloon Text"/>
    <w:basedOn w:val="Normal"/>
    <w:link w:val="BalloonTextChar"/>
    <w:rsid w:val="00210C4B"/>
    <w:pPr>
      <w:spacing w:after="0"/>
      <w:ind w:left="0"/>
    </w:pPr>
    <w:rPr>
      <w:rFonts w:ascii="Tahoma" w:eastAsia="Tahoma" w:hAnsi="Tahoma" w:cs="Tahoma"/>
      <w:color w:val="auto"/>
      <w:sz w:val="16"/>
      <w:szCs w:val="24"/>
      <w:lang w:val="en-GB" w:eastAsia="en-GB"/>
    </w:rPr>
  </w:style>
  <w:style w:type="character" w:customStyle="1" w:styleId="BalloonTextChar">
    <w:name w:val="Balloon Text Char"/>
    <w:basedOn w:val="DefaultParagraphFont"/>
    <w:link w:val="BalloonText"/>
    <w:rsid w:val="00210C4B"/>
    <w:rPr>
      <w:rFonts w:ascii="Tahoma" w:eastAsia="Tahoma" w:hAnsi="Tahoma" w:cs="Tahoma"/>
      <w:color w:val="auto"/>
      <w:sz w:val="16"/>
      <w:szCs w:val="24"/>
      <w:lang w:val="en-GB" w:eastAsia="en-GB"/>
    </w:rPr>
  </w:style>
  <w:style w:type="character" w:customStyle="1" w:styleId="Normal1">
    <w:name w:val="Normal1"/>
    <w:rsid w:val="00210C4B"/>
    <w:rPr>
      <w:rFonts w:ascii="Calibri" w:eastAsia="Calibri" w:hAnsi="Calibri" w:cs="Calibri"/>
      <w:b w:val="0"/>
      <w:i w:val="0"/>
      <w:sz w:val="22"/>
      <w:u w:val="none"/>
    </w:rPr>
  </w:style>
  <w:style w:type="character" w:customStyle="1" w:styleId="ListParagraphChar">
    <w:name w:val="List Paragraph Char"/>
    <w:link w:val="ListParagraph"/>
    <w:rsid w:val="00210C4B"/>
    <w:rPr>
      <w:sz w:val="22"/>
      <w:szCs w:val="22"/>
      <w:lang w:val="pt-PT"/>
    </w:rPr>
  </w:style>
  <w:style w:type="paragraph" w:styleId="Quote">
    <w:name w:val="Quote"/>
    <w:basedOn w:val="Normal"/>
    <w:link w:val="QuoteChar"/>
    <w:qFormat/>
    <w:rsid w:val="00210C4B"/>
    <w:pPr>
      <w:spacing w:after="0"/>
      <w:ind w:left="0"/>
    </w:pPr>
    <w:rPr>
      <w:rFonts w:ascii="Calibri" w:eastAsia="Calibri" w:hAnsi="Calibri" w:cs="Calibri"/>
      <w:i/>
      <w:color w:val="000000"/>
      <w:szCs w:val="24"/>
      <w:lang w:val="en-GB" w:eastAsia="en-GB"/>
    </w:rPr>
  </w:style>
  <w:style w:type="character" w:customStyle="1" w:styleId="QuoteChar">
    <w:name w:val="Quote Char"/>
    <w:basedOn w:val="DefaultParagraphFont"/>
    <w:link w:val="Quote"/>
    <w:rsid w:val="00210C4B"/>
    <w:rPr>
      <w:rFonts w:ascii="Calibri" w:eastAsia="Calibri" w:hAnsi="Calibri" w:cs="Calibri"/>
      <w:i/>
      <w:color w:val="000000"/>
      <w:sz w:val="22"/>
      <w:szCs w:val="24"/>
      <w:lang w:val="en-GB" w:eastAsia="en-GB"/>
    </w:rPr>
  </w:style>
  <w:style w:type="paragraph" w:styleId="IntenseQuote">
    <w:name w:val="Intense Quote"/>
    <w:basedOn w:val="Normal"/>
    <w:link w:val="IntenseQuoteChar"/>
    <w:qFormat/>
    <w:rsid w:val="00210C4B"/>
    <w:pPr>
      <w:spacing w:before="200" w:after="280"/>
      <w:ind w:left="0"/>
    </w:pPr>
    <w:rPr>
      <w:rFonts w:ascii="Calibri" w:eastAsia="Calibri" w:hAnsi="Calibri" w:cs="Calibri"/>
      <w:b/>
      <w:i/>
      <w:color w:val="4F81BD"/>
      <w:szCs w:val="24"/>
      <w:lang w:val="en-GB" w:eastAsia="en-GB"/>
    </w:rPr>
  </w:style>
  <w:style w:type="character" w:customStyle="1" w:styleId="IntenseQuoteChar">
    <w:name w:val="Intense Quote Char"/>
    <w:basedOn w:val="DefaultParagraphFont"/>
    <w:link w:val="IntenseQuote"/>
    <w:rsid w:val="00210C4B"/>
    <w:rPr>
      <w:rFonts w:ascii="Calibri" w:eastAsia="Calibri" w:hAnsi="Calibri" w:cs="Calibri"/>
      <w:b/>
      <w:i/>
      <w:color w:val="4F81BD"/>
      <w:sz w:val="22"/>
      <w:szCs w:val="24"/>
      <w:lang w:val="en-GB" w:eastAsia="en-GB"/>
    </w:rPr>
  </w:style>
  <w:style w:type="character" w:customStyle="1" w:styleId="TOCHeadingChar">
    <w:name w:val="TOC Heading Char"/>
    <w:link w:val="TOCHeading"/>
    <w:rsid w:val="00210C4B"/>
    <w:rPr>
      <w:rFonts w:asciiTheme="majorHAnsi" w:eastAsiaTheme="majorEastAsia" w:hAnsiTheme="majorHAnsi" w:cstheme="majorBidi"/>
      <w:color w:val="B6332E" w:themeColor="accent1" w:themeShade="BF"/>
      <w:sz w:val="28"/>
      <w:szCs w:val="28"/>
      <w:lang w:val="pt-PT" w:eastAsia="en-US"/>
    </w:rPr>
  </w:style>
  <w:style w:type="table" w:styleId="LightShading">
    <w:name w:val="Light Shading"/>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bottom w:val="single" w:sz="8" w:space="0" w:color="000000"/>
      </w:tblBorders>
      <w:tblCellMar>
        <w:left w:w="0" w:type="dxa"/>
        <w:right w:w="0" w:type="dxa"/>
      </w:tblCellMar>
    </w:tblPr>
    <w:tblStylePr w:type="firstRow">
      <w:rPr>
        <w:b/>
      </w:rPr>
      <w:tblPr/>
      <w:tcPr>
        <w:tcBorders>
          <w:top w:val="single" w:sz="8" w:space="0" w:color="000000"/>
          <w:left w:val="nil"/>
          <w:bottom w:val="single" w:sz="8" w:space="0" w:color="000000"/>
          <w:right w:val="nil"/>
          <w:insideH w:val="nil"/>
          <w:insideV w:val="nil"/>
        </w:tcBorders>
      </w:tcPr>
    </w:tblStylePr>
    <w:tblStylePr w:type="lastRow">
      <w:rPr>
        <w:b/>
      </w:rPr>
      <w:tblPr/>
      <w:tcPr>
        <w:tcBorders>
          <w:top w:val="single" w:sz="8" w:space="0" w:color="000000"/>
          <w:left w:val="nil"/>
          <w:bottom w:val="single" w:sz="8" w:space="0" w:color="000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4F81BD"/>
        <w:bottom w:val="single" w:sz="8" w:space="0" w:color="4F81BD"/>
      </w:tblBorders>
      <w:tblCellMar>
        <w:left w:w="0" w:type="dxa"/>
        <w:right w:w="0" w:type="dxa"/>
      </w:tblCellMar>
    </w:tblPr>
    <w:tblStylePr w:type="firstRow">
      <w:rPr>
        <w:b/>
      </w:rPr>
      <w:tblPr/>
      <w:tcPr>
        <w:tcBorders>
          <w:top w:val="single" w:sz="8" w:space="0" w:color="4F81BD"/>
          <w:left w:val="nil"/>
          <w:bottom w:val="single" w:sz="8" w:space="0" w:color="4F81BD"/>
          <w:right w:val="nil"/>
          <w:insideH w:val="nil"/>
          <w:insideV w:val="nil"/>
        </w:tcBorders>
      </w:tcPr>
    </w:tblStylePr>
    <w:tblStylePr w:type="lastRow">
      <w:rPr>
        <w:b/>
      </w:rPr>
      <w:tblPr/>
      <w:tcPr>
        <w:tcBorders>
          <w:top w:val="single" w:sz="8" w:space="0" w:color="4F81BD"/>
          <w:left w:val="nil"/>
          <w:bottom w:val="single" w:sz="8" w:space="0" w:color="4F81B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C0504D"/>
        <w:bottom w:val="single" w:sz="8" w:space="0" w:color="C0504D"/>
      </w:tblBorders>
      <w:tblCellMar>
        <w:left w:w="0" w:type="dxa"/>
        <w:right w:w="0" w:type="dxa"/>
      </w:tblCellMar>
    </w:tblPr>
    <w:tblStylePr w:type="firstRow">
      <w:rPr>
        <w:b/>
      </w:rPr>
      <w:tblPr/>
      <w:tcPr>
        <w:tcBorders>
          <w:top w:val="single" w:sz="8" w:space="0" w:color="C0504D"/>
          <w:left w:val="nil"/>
          <w:bottom w:val="single" w:sz="8" w:space="0" w:color="C0504D"/>
          <w:right w:val="nil"/>
          <w:insideH w:val="nil"/>
          <w:insideV w:val="nil"/>
        </w:tcBorders>
      </w:tcPr>
    </w:tblStylePr>
    <w:tblStylePr w:type="lastRow">
      <w:rPr>
        <w:b/>
      </w:rPr>
      <w:tblPr/>
      <w:tcPr>
        <w:tcBorders>
          <w:top w:val="single" w:sz="8" w:space="0" w:color="C0504D"/>
          <w:left w:val="nil"/>
          <w:bottom w:val="single" w:sz="8" w:space="0" w:color="C0504D"/>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9BBB59"/>
        <w:bottom w:val="single" w:sz="8" w:space="0" w:color="9BBB59"/>
      </w:tblBorders>
      <w:tblCellMar>
        <w:left w:w="0" w:type="dxa"/>
        <w:right w:w="0" w:type="dxa"/>
      </w:tblCellMar>
    </w:tblPr>
    <w:tblStylePr w:type="firstRow">
      <w:rPr>
        <w:b/>
      </w:rPr>
      <w:tblPr/>
      <w:tcPr>
        <w:tcBorders>
          <w:top w:val="single" w:sz="8" w:space="0" w:color="9BBB59"/>
          <w:left w:val="nil"/>
          <w:bottom w:val="single" w:sz="8" w:space="0" w:color="9BBB59"/>
          <w:right w:val="nil"/>
          <w:insideH w:val="nil"/>
          <w:insideV w:val="nil"/>
        </w:tcBorders>
      </w:tcPr>
    </w:tblStylePr>
    <w:tblStylePr w:type="lastRow">
      <w:rPr>
        <w:b/>
      </w:rPr>
      <w:tblPr/>
      <w:tcPr>
        <w:tcBorders>
          <w:top w:val="single" w:sz="8" w:space="0" w:color="9BBB59"/>
          <w:left w:val="nil"/>
          <w:bottom w:val="single" w:sz="8" w:space="0" w:color="9BBB59"/>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List">
    <w:name w:val="Light List"/>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00000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Grid">
    <w:name w:val="Light Grid"/>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Pr>
    <w:tblStylePr w:type="firstRow">
      <w:rPr>
        <w:b/>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rPr>
        <w:b/>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b/>
      </w:rPr>
    </w:tblStylePr>
    <w:tblStylePr w:type="lastCol">
      <w:rPr>
        <w:b/>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List-Accent1">
    <w:name w:val="Light List Accent 1"/>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left w:w="0" w:type="dxa"/>
        <w:right w:w="0" w:type="dxa"/>
      </w:tblCellMar>
    </w:tblPr>
    <w:tblStylePr w:type="firstRow">
      <w:rPr>
        <w:b/>
        <w:color w:val="FFFFFF"/>
      </w:rPr>
      <w:tblPr/>
      <w:tcPr>
        <w:shd w:val="clear" w:color="auto" w:fill="4F81BD"/>
      </w:tcPr>
    </w:tblStylePr>
    <w:tblStylePr w:type="lastRow">
      <w:rPr>
        <w:b/>
      </w:rPr>
      <w:tblPr/>
      <w:tcPr>
        <w:tcBorders>
          <w:top w:val="double" w:sz="6" w:space="0" w:color="4F81BD"/>
          <w:left w:val="single" w:sz="8" w:space="0" w:color="4F81BD"/>
          <w:bottom w:val="single" w:sz="8" w:space="0" w:color="4F81BD"/>
          <w:right w:val="single" w:sz="8" w:space="0" w:color="4F81BD"/>
        </w:tcBorders>
      </w:tcPr>
    </w:tblStylePr>
    <w:tblStylePr w:type="firstCol">
      <w:rPr>
        <w:b/>
      </w:rPr>
    </w:tblStylePr>
    <w:tblStylePr w:type="lastCol">
      <w:rPr>
        <w:b/>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C0504D"/>
        <w:left w:val="single" w:sz="8" w:space="0" w:color="C0504D"/>
        <w:bottom w:val="single" w:sz="8" w:space="0" w:color="C0504D"/>
        <w:right w:val="single" w:sz="8" w:space="0" w:color="C0504D"/>
      </w:tblBorders>
      <w:tblCellMar>
        <w:left w:w="0" w:type="dxa"/>
        <w:right w:w="0" w:type="dxa"/>
      </w:tblCellMar>
    </w:tblPr>
    <w:tblStylePr w:type="firstRow">
      <w:rPr>
        <w:b/>
        <w:color w:val="FFFFFF"/>
      </w:rPr>
      <w:tblPr/>
      <w:tcPr>
        <w:shd w:val="clear" w:color="auto" w:fill="C0504D"/>
      </w:tcPr>
    </w:tblStylePr>
    <w:tblStylePr w:type="lastRow">
      <w:rPr>
        <w:b/>
      </w:rPr>
      <w:tblPr/>
      <w:tcPr>
        <w:tcBorders>
          <w:top w:val="double" w:sz="6" w:space="0" w:color="C0504D"/>
          <w:left w:val="single" w:sz="8" w:space="0" w:color="C0504D"/>
          <w:bottom w:val="single" w:sz="8" w:space="0" w:color="C0504D"/>
          <w:right w:val="single" w:sz="8" w:space="0" w:color="C0504D"/>
        </w:tcBorders>
      </w:tcPr>
    </w:tblStylePr>
    <w:tblStylePr w:type="firstCol">
      <w:rPr>
        <w:b/>
      </w:rPr>
    </w:tblStylePr>
    <w:tblStylePr w:type="lastCol">
      <w:rPr>
        <w:b/>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9BBB59"/>
        <w:left w:val="single" w:sz="8" w:space="0" w:color="9BBB59"/>
        <w:bottom w:val="single" w:sz="8" w:space="0" w:color="9BBB59"/>
        <w:right w:val="single" w:sz="8" w:space="0" w:color="9BBB59"/>
      </w:tblBorders>
      <w:tblCellMar>
        <w:left w:w="0" w:type="dxa"/>
        <w:right w:w="0" w:type="dxa"/>
      </w:tblCellMar>
    </w:tblPr>
    <w:tblStylePr w:type="firstRow">
      <w:rPr>
        <w:b/>
        <w:color w:val="FFFFFF"/>
      </w:rPr>
      <w:tblPr/>
      <w:tcPr>
        <w:shd w:val="clear" w:color="auto" w:fill="9BBB59"/>
      </w:tcPr>
    </w:tblStylePr>
    <w:tblStylePr w:type="lastRow">
      <w:rPr>
        <w:b/>
      </w:rPr>
      <w:tblPr/>
      <w:tcPr>
        <w:tcBorders>
          <w:top w:val="double" w:sz="6" w:space="0" w:color="9BBB59"/>
          <w:left w:val="single" w:sz="8" w:space="0" w:color="9BBB59"/>
          <w:bottom w:val="single" w:sz="8" w:space="0" w:color="9BBB59"/>
          <w:right w:val="single" w:sz="8" w:space="0" w:color="9BBB59"/>
        </w:tcBorders>
      </w:tcPr>
    </w:tblStylePr>
    <w:tblStylePr w:type="firstCol">
      <w:rPr>
        <w:b/>
      </w:rPr>
    </w:tblStylePr>
    <w:tblStylePr w:type="lastCol">
      <w:rPr>
        <w:b/>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1">
    <w:name w:val="Light Grid Accent 1"/>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left w:w="0" w:type="dxa"/>
        <w:right w:w="0" w:type="dxa"/>
      </w:tblCellMar>
    </w:tblPr>
    <w:tblStylePr w:type="firstRow">
      <w:rPr>
        <w:b/>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rPr>
        <w:b/>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b/>
      </w:rPr>
    </w:tblStylePr>
    <w:tblStylePr w:type="lastCol">
      <w:rPr>
        <w:b/>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left w:w="0" w:type="dxa"/>
        <w:right w:w="0" w:type="dxa"/>
      </w:tblCellMar>
    </w:tblPr>
    <w:tblStylePr w:type="firstRow">
      <w:rPr>
        <w:b/>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rPr>
        <w:b/>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b/>
      </w:rPr>
    </w:tblStylePr>
    <w:tblStylePr w:type="lastCol">
      <w:rPr>
        <w:b/>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CellMar>
        <w:left w:w="0" w:type="dxa"/>
        <w:right w:w="0" w:type="dxa"/>
      </w:tblCellMar>
    </w:tblPr>
    <w:tblStylePr w:type="firstRow">
      <w:rPr>
        <w:b/>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rPr>
        <w:b/>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b/>
      </w:rPr>
    </w:tblStylePr>
    <w:tblStylePr w:type="lastCol">
      <w:rPr>
        <w:b/>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customStyle="1" w:styleId="Properties">
    <w:name w:val="Properties"/>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ummaries">
    <w:name w:val="Summaries"/>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Row">
      <w:rPr>
        <w:b/>
      </w:rPr>
      <w:tblPr/>
      <w:tcPr>
        <w:shd w:val="clear" w:color="auto" w:fill="B8CCE4"/>
      </w:tcPr>
    </w:tblStylePr>
    <w:tblStylePr w:type="band1Horz">
      <w:tblPr/>
      <w:tcPr>
        <w:shd w:val="clear" w:color="auto" w:fill="DBE5F1"/>
      </w:tcPr>
    </w:tblStylePr>
  </w:style>
  <w:style w:type="table" w:customStyle="1" w:styleId="Summaries2">
    <w:name w:val="Summaries2"/>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Row">
      <w:rPr>
        <w:b/>
      </w:rPr>
      <w:tblPr/>
      <w:tcPr>
        <w:shd w:val="clear" w:color="auto" w:fill="B8CCE4"/>
      </w:tcPr>
    </w:tblStylePr>
    <w:tblStylePr w:type="firstCol">
      <w:rPr>
        <w:b/>
      </w:rPr>
    </w:tblStylePr>
    <w:tblStylePr w:type="band1Horz">
      <w:tblPr/>
      <w:tcPr>
        <w:shd w:val="clear" w:color="auto" w:fill="DBE5F1"/>
      </w:tcPr>
    </w:tblStylePr>
  </w:style>
  <w:style w:type="table" w:customStyle="1" w:styleId="Confirmation">
    <w:name w:val="Confirmation"/>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Col">
      <w:tblPr/>
      <w:tcPr>
        <w:tcBorders>
          <w:right w:val="single" w:sz="4" w:space="0" w:color="943634"/>
          <w:insideV w:val="nil"/>
        </w:tcBorders>
      </w:tcPr>
    </w:tblStylePr>
  </w:style>
  <w:style w:type="table" w:customStyle="1" w:styleId="Scenario">
    <w:name w:val="Scenario"/>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dashSmallGap" w:sz="4" w:space="0" w:color="BFBFBF"/>
        <w:insideV w:val="dashSmallGap" w:sz="4" w:space="0" w:color="BFBFBF"/>
      </w:tblBorders>
      <w:tblCellMar>
        <w:left w:w="0" w:type="dxa"/>
        <w:right w:w="0" w:type="dxa"/>
      </w:tblCellMar>
    </w:tblPr>
    <w:tblStylePr w:type="firstRow">
      <w:rPr>
        <w:b/>
      </w:rPr>
      <w:tblPr/>
      <w:tcPr>
        <w:tcBorders>
          <w:insideH w:val="dashSmallGap" w:sz="4" w:space="0" w:color="BFBFBF"/>
          <w:insideV w:val="dashSmallGap" w:sz="4" w:space="0" w:color="BFBFBF"/>
        </w:tcBorders>
      </w:tcPr>
    </w:tblStylePr>
    <w:tblStylePr w:type="band1Vert">
      <w:tblPr/>
      <w:tcPr>
        <w:tcBorders>
          <w:insideH w:val="dashSmallGap" w:sz="4" w:space="0" w:color="BFBFBF"/>
          <w:insideV w:val="dashSmallGap" w:sz="4" w:space="0" w:color="BFBFBF"/>
        </w:tcBorders>
      </w:tcPr>
    </w:tblStylePr>
    <w:tblStylePr w:type="band2Vert">
      <w:tblPr/>
      <w:tcPr>
        <w:tcBorders>
          <w:insideH w:val="dashSmallGap" w:sz="4" w:space="0" w:color="BFBFBF"/>
          <w:insideV w:val="dashSmallGap" w:sz="4" w:space="0" w:color="BFBFBF"/>
        </w:tcBorders>
      </w:tcPr>
    </w:tblStylePr>
    <w:tblStylePr w:type="band1Horz">
      <w:tblPr/>
      <w:tcPr>
        <w:tcBorders>
          <w:insideH w:val="dashSmallGap" w:sz="4" w:space="0" w:color="BFBFBF"/>
          <w:insideV w:val="dashSmallGap" w:sz="4" w:space="0" w:color="BFBFBF"/>
        </w:tcBorders>
      </w:tcPr>
    </w:tblStylePr>
    <w:tblStylePr w:type="band2Horz">
      <w:tblPr/>
      <w:tcPr>
        <w:tcBorders>
          <w:insideH w:val="dashSmallGap" w:sz="4" w:space="0" w:color="BFBFBF"/>
          <w:insideV w:val="dashSmallGap" w:sz="4" w:space="0" w:color="BFBFBF"/>
        </w:tcBorders>
      </w:tcPr>
    </w:tblStylePr>
  </w:style>
  <w:style w:type="table" w:customStyle="1" w:styleId="ScenarioNoProcedure">
    <w:name w:val="ScenarioNoProcedure"/>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table" w:customStyle="1" w:styleId="EmptyTable">
    <w:name w:val="EmptyTable"/>
    <w:basedOn w:val="TableNormal"/>
    <w:rsid w:val="00210C4B"/>
    <w:pPr>
      <w:spacing w:before="80" w:after="4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style>
  <w:style w:type="table" w:customStyle="1" w:styleId="TableStyle1">
    <w:name w:val="Table Style 1"/>
    <w:basedOn w:val="TableNormal"/>
    <w:rsid w:val="00210C4B"/>
    <w:pPr>
      <w:spacing w:after="0"/>
    </w:pPr>
    <w:rPr>
      <w:rFonts w:ascii="Times New Roman" w:eastAsia="Times New Roman" w:hAnsi="Times New Roman" w:cs="Times New Roman"/>
      <w:color w:val="auto"/>
      <w:sz w:val="20"/>
      <w:lang w:eastAsia="en-US"/>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Style1CenterHeader">
    <w:name w:val="Table Style 1 (Center Header)"/>
    <w:basedOn w:val="TableNormal"/>
    <w:rsid w:val="00210C4B"/>
    <w:pPr>
      <w:spacing w:after="0"/>
    </w:pPr>
    <w:rPr>
      <w:rFonts w:ascii="Times New Roman" w:eastAsia="Times New Roman" w:hAnsi="Times New Roman" w:cs="Times New Roman"/>
      <w:color w:val="auto"/>
      <w:sz w:val="20"/>
      <w:lang w:eastAsia="en-US"/>
    </w:rPr>
    <w:tblPr>
      <w:tblStyleRowBandSize w:val="1"/>
      <w:tblStyleColBandSize w:val="1"/>
      <w:tblBorders>
        <w:top w:val="single" w:sz="4" w:space="0" w:color="DDD9C3"/>
        <w:left w:val="single" w:sz="4" w:space="0" w:color="DDD9C3"/>
        <w:bottom w:val="single" w:sz="4" w:space="0" w:color="DDD9C3"/>
        <w:right w:val="single" w:sz="4" w:space="0" w:color="DDD9C3"/>
        <w:insideH w:val="single" w:sz="4" w:space="0" w:color="DDD9C3"/>
        <w:insideV w:val="single" w:sz="4" w:space="0" w:color="DDD9C3"/>
      </w:tblBorders>
    </w:tblPr>
    <w:tblStylePr w:type="firstRow">
      <w:rPr>
        <w:b/>
      </w:rPr>
      <w:tblPr/>
      <w:tcPr>
        <w:shd w:val="clear" w:color="auto" w:fill="D9D9D9"/>
      </w:tcPr>
    </w:tblStylePr>
  </w:style>
  <w:style w:type="table" w:customStyle="1" w:styleId="TableNormalSided">
    <w:name w:val="Table Normal (Sided)"/>
    <w:basedOn w:val="TableNormal"/>
    <w:rsid w:val="00210C4B"/>
    <w:pPr>
      <w:spacing w:after="0"/>
    </w:pPr>
    <w:rPr>
      <w:rFonts w:ascii="Times New Roman" w:eastAsia="Times New Roman" w:hAnsi="Times New Roman" w:cs="Times New Roman"/>
      <w:color w:val="auto"/>
      <w:sz w:val="20"/>
      <w:lang w:eastAsia="en-US"/>
    </w:rPr>
    <w:tblPr>
      <w:tblStyleRowBandSize w:val="1"/>
      <w:tblStyleColBandSize w:val="1"/>
      <w:tblBorders>
        <w:top w:val="single" w:sz="4" w:space="0" w:color="D0CECE"/>
        <w:left w:val="single" w:sz="4" w:space="0" w:color="D0CECE"/>
        <w:bottom w:val="single" w:sz="4" w:space="0" w:color="D0CECE"/>
        <w:right w:val="single" w:sz="4" w:space="0" w:color="D0CECE"/>
        <w:insideH w:val="single" w:sz="6" w:space="0" w:color="D0CECE"/>
        <w:insideV w:val="single" w:sz="6" w:space="0" w:color="D0CECE"/>
      </w:tblBorders>
      <w:tblCellMar>
        <w:top w:w="115" w:type="dxa"/>
        <w:left w:w="115" w:type="dxa"/>
        <w:right w:w="115" w:type="dxa"/>
      </w:tblCellMar>
    </w:tblPr>
    <w:tblStylePr w:type="firstCol">
      <w:rPr>
        <w:b/>
      </w:rPr>
      <w:tblPr/>
      <w:tcPr>
        <w:shd w:val="clear" w:color="auto" w:fill="D9D9D9"/>
      </w:tcPr>
    </w:tblStylePr>
    <w:tblStylePr w:type="nwCell">
      <w:rPr>
        <w:b/>
      </w:rPr>
    </w:tblStylePr>
  </w:style>
  <w:style w:type="table" w:customStyle="1" w:styleId="LightList-H1">
    <w:name w:val="Light List - H1"/>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262626"/>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2">
    <w:name w:val="Light List - H2"/>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404040"/>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3">
    <w:name w:val="Light List - H3"/>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595959"/>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H4">
    <w:name w:val="Light List - H4"/>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left w:w="0" w:type="dxa"/>
        <w:right w:w="0" w:type="dxa"/>
      </w:tblCellMar>
    </w:tblPr>
    <w:tblStylePr w:type="firstRow">
      <w:rPr>
        <w:b/>
        <w:color w:val="FFFFFF"/>
      </w:rPr>
      <w:tblPr/>
      <w:tcPr>
        <w:shd w:val="clear" w:color="auto" w:fill="7F7F7F"/>
      </w:tcPr>
    </w:tblStylePr>
    <w:tblStylePr w:type="lastRow">
      <w:rPr>
        <w:b/>
      </w:rPr>
      <w:tblPr/>
      <w:tcPr>
        <w:tcBorders>
          <w:top w:val="double" w:sz="6" w:space="0" w:color="000000"/>
          <w:left w:val="single" w:sz="8" w:space="0" w:color="000000"/>
          <w:bottom w:val="single" w:sz="8" w:space="0" w:color="000000"/>
          <w:right w:val="single" w:sz="8" w:space="0" w:color="000000"/>
        </w:tcBorders>
      </w:tcPr>
    </w:tblStylePr>
    <w:tblStylePr w:type="firstCol">
      <w:rPr>
        <w:b/>
      </w:rPr>
    </w:tblStylePr>
    <w:tblStylePr w:type="lastCol">
      <w:rPr>
        <w:b/>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ETLTable">
    <w:name w:val="ETLTable"/>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CellMar>
        <w:left w:w="0" w:type="dxa"/>
        <w:right w:w="0" w:type="dxa"/>
      </w:tblCellMar>
    </w:tblPr>
    <w:tblStylePr w:type="firstRow">
      <w:rPr>
        <w:b/>
      </w:rPr>
      <w:tblPr/>
      <w:tcPr>
        <w:shd w:val="clear" w:color="auto" w:fill="ADDA90"/>
      </w:tcPr>
    </w:tblStylePr>
    <w:tblStylePr w:type="band1Horz">
      <w:tblPr/>
      <w:tcPr>
        <w:shd w:val="clear" w:color="auto" w:fill="E7F9DB"/>
      </w:tcPr>
    </w:tblStylePr>
  </w:style>
  <w:style w:type="table" w:customStyle="1" w:styleId="Confirmationwithheader">
    <w:name w:val="Confirmation (with header)"/>
    <w:basedOn w:val="TableNormal"/>
    <w:rsid w:val="00210C4B"/>
    <w:pPr>
      <w:spacing w:after="0"/>
      <w:ind w:left="144" w:right="144"/>
    </w:pPr>
    <w:rPr>
      <w:rFonts w:ascii="Times New Roman" w:eastAsia="Times New Roman" w:hAnsi="Times New Roman" w:cs="Times New Roman"/>
      <w:color w:val="auto"/>
      <w:sz w:val="20"/>
      <w:lang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Pr>
    <w:tblStylePr w:type="firstRow">
      <w:rPr>
        <w:b/>
      </w:rPr>
    </w:tblStylePr>
    <w:tblStylePr w:type="firstCol">
      <w:tblPr/>
      <w:tcPr>
        <w:tcBorders>
          <w:right w:val="single" w:sz="4" w:space="0" w:color="943634"/>
          <w:insideV w:val="nil"/>
        </w:tcBorders>
      </w:tcPr>
    </w:tblStylePr>
  </w:style>
  <w:style w:type="character" w:styleId="IntenseEmphasis">
    <w:name w:val="Intense Emphasis"/>
    <w:basedOn w:val="DefaultParagraphFont"/>
    <w:uiPriority w:val="21"/>
    <w:qFormat/>
    <w:rsid w:val="00260B22"/>
    <w:rPr>
      <w:i/>
      <w:iCs/>
      <w:color w:val="D6615C" w:themeColor="accent1"/>
    </w:rPr>
  </w:style>
  <w:style w:type="paragraph" w:styleId="NormalWeb">
    <w:name w:val="Normal (Web)"/>
    <w:basedOn w:val="Normal"/>
    <w:uiPriority w:val="99"/>
    <w:semiHidden/>
    <w:unhideWhenUsed/>
    <w:rsid w:val="008D35AA"/>
    <w:pPr>
      <w:spacing w:before="100" w:beforeAutospacing="1" w:after="100" w:afterAutospacing="1"/>
      <w:ind w:left="0"/>
    </w:pPr>
    <w:rPr>
      <w:rFonts w:ascii="Times New Roman" w:eastAsia="Times New Roman" w:hAnsi="Times New Roman" w:cs="Times New Roman"/>
      <w:color w:val="auto"/>
      <w:sz w:val="24"/>
      <w:szCs w:val="24"/>
    </w:rPr>
  </w:style>
  <w:style w:type="paragraph" w:styleId="TableofFigures">
    <w:name w:val="table of figures"/>
    <w:basedOn w:val="Normal"/>
    <w:next w:val="Normal"/>
    <w:uiPriority w:val="99"/>
    <w:unhideWhenUsed/>
    <w:rsid w:val="00C869D4"/>
    <w:pPr>
      <w:spacing w:after="0"/>
      <w:ind w:left="0"/>
    </w:pPr>
  </w:style>
  <w:style w:type="paragraph" w:styleId="Bibliography">
    <w:name w:val="Bibliography"/>
    <w:basedOn w:val="Normal"/>
    <w:next w:val="Normal"/>
    <w:uiPriority w:val="37"/>
    <w:unhideWhenUsed/>
    <w:rsid w:val="00A1591F"/>
  </w:style>
  <w:style w:type="character" w:styleId="FollowedHyperlink">
    <w:name w:val="FollowedHyperlink"/>
    <w:basedOn w:val="DefaultParagraphFont"/>
    <w:uiPriority w:val="99"/>
    <w:semiHidden/>
    <w:unhideWhenUsed/>
    <w:rsid w:val="007E5070"/>
    <w:rPr>
      <w:color w:val="E17E00" w:themeColor="followedHyperlink"/>
      <w:u w:val="single"/>
    </w:rPr>
  </w:style>
  <w:style w:type="paragraph" w:customStyle="1" w:styleId="Compact">
    <w:name w:val="Compact"/>
    <w:basedOn w:val="BodyText"/>
    <w:qFormat/>
    <w:rsid w:val="004372E2"/>
    <w:pPr>
      <w:spacing w:before="36" w:after="36"/>
      <w:ind w:left="0"/>
    </w:pPr>
    <w:rPr>
      <w:color w:val="auto"/>
      <w:sz w:val="24"/>
      <w:szCs w:val="24"/>
      <w:lang w:val="en-US" w:eastAsia="en-US"/>
    </w:rPr>
  </w:style>
  <w:style w:type="table" w:customStyle="1" w:styleId="Table">
    <w:name w:val="Table"/>
    <w:semiHidden/>
    <w:qFormat/>
    <w:rsid w:val="004372E2"/>
    <w:pPr>
      <w:spacing w:after="200"/>
    </w:pPr>
    <w:rPr>
      <w:color w:val="auto"/>
      <w:sz w:val="24"/>
      <w:szCs w:val="24"/>
      <w:lang w:eastAsia="en-US"/>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odyText">
    <w:name w:val="Body Text"/>
    <w:basedOn w:val="Normal"/>
    <w:link w:val="BodyTextChar"/>
    <w:uiPriority w:val="99"/>
    <w:semiHidden/>
    <w:unhideWhenUsed/>
    <w:rsid w:val="004372E2"/>
  </w:style>
  <w:style w:type="character" w:customStyle="1" w:styleId="BodyTextChar">
    <w:name w:val="Body Text Char"/>
    <w:basedOn w:val="DefaultParagraphFont"/>
    <w:link w:val="BodyText"/>
    <w:uiPriority w:val="99"/>
    <w:semiHidden/>
    <w:rsid w:val="004372E2"/>
    <w:rPr>
      <w:sz w:val="22"/>
      <w:szCs w:val="22"/>
      <w:lang w:val="pt-PT"/>
    </w:rPr>
  </w:style>
  <w:style w:type="paragraph" w:styleId="HTMLPreformatted">
    <w:name w:val="HTML Preformatted"/>
    <w:basedOn w:val="Normal"/>
    <w:link w:val="HTMLPreformattedChar"/>
    <w:uiPriority w:val="99"/>
    <w:semiHidden/>
    <w:unhideWhenUsed/>
    <w:rsid w:val="00443D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pPr>
    <w:rPr>
      <w:rFonts w:ascii="Courier New" w:eastAsia="Times New Roman" w:hAnsi="Courier New" w:cs="Courier New"/>
      <w:color w:val="auto"/>
      <w:sz w:val="20"/>
      <w:szCs w:val="20"/>
      <w:lang w:val="en-US" w:eastAsia="en-US"/>
    </w:rPr>
  </w:style>
  <w:style w:type="character" w:customStyle="1" w:styleId="HTMLPreformattedChar">
    <w:name w:val="HTML Preformatted Char"/>
    <w:basedOn w:val="DefaultParagraphFont"/>
    <w:link w:val="HTMLPreformatted"/>
    <w:uiPriority w:val="99"/>
    <w:semiHidden/>
    <w:rsid w:val="00443D73"/>
    <w:rPr>
      <w:rFonts w:ascii="Courier New" w:eastAsia="Times New Roman" w:hAnsi="Courier New" w:cs="Courier New"/>
      <w:color w:val="auto"/>
      <w:sz w:val="20"/>
      <w:lang w:eastAsia="en-US"/>
    </w:rPr>
  </w:style>
  <w:style w:type="character" w:styleId="HTMLCode">
    <w:name w:val="HTML Code"/>
    <w:basedOn w:val="DefaultParagraphFont"/>
    <w:uiPriority w:val="99"/>
    <w:semiHidden/>
    <w:unhideWhenUsed/>
    <w:rsid w:val="00443D73"/>
    <w:rPr>
      <w:rFonts w:ascii="Courier New" w:eastAsia="Times New Roman" w:hAnsi="Courier New" w:cs="Courier New"/>
      <w:sz w:val="20"/>
      <w:szCs w:val="20"/>
    </w:rPr>
  </w:style>
  <w:style w:type="character" w:customStyle="1" w:styleId="hljs-attr">
    <w:name w:val="hljs-attr"/>
    <w:basedOn w:val="DefaultParagraphFont"/>
    <w:rsid w:val="00443D73"/>
  </w:style>
  <w:style w:type="character" w:customStyle="1" w:styleId="hljs-string">
    <w:name w:val="hljs-string"/>
    <w:basedOn w:val="DefaultParagraphFont"/>
    <w:rsid w:val="00443D73"/>
  </w:style>
  <w:style w:type="character" w:customStyle="1" w:styleId="hljs-literal">
    <w:name w:val="hljs-literal"/>
    <w:basedOn w:val="DefaultParagraphFont"/>
    <w:rsid w:val="00443D73"/>
  </w:style>
  <w:style w:type="character" w:customStyle="1" w:styleId="hljs-number">
    <w:name w:val="hljs-number"/>
    <w:basedOn w:val="DefaultParagraphFont"/>
    <w:rsid w:val="00443D73"/>
  </w:style>
  <w:style w:type="character" w:customStyle="1" w:styleId="hljs-meta">
    <w:name w:val="hljs-meta"/>
    <w:basedOn w:val="DefaultParagraphFont"/>
    <w:rsid w:val="00F615A7"/>
  </w:style>
  <w:style w:type="character" w:customStyle="1" w:styleId="hljs-keyword">
    <w:name w:val="hljs-keyword"/>
    <w:basedOn w:val="DefaultParagraphFont"/>
    <w:rsid w:val="00F615A7"/>
  </w:style>
  <w:style w:type="character" w:customStyle="1" w:styleId="hljs-title">
    <w:name w:val="hljs-title"/>
    <w:basedOn w:val="DefaultParagraphFont"/>
    <w:rsid w:val="00F615A7"/>
  </w:style>
  <w:style w:type="character" w:customStyle="1" w:styleId="hljs-params">
    <w:name w:val="hljs-params"/>
    <w:basedOn w:val="DefaultParagraphFont"/>
    <w:rsid w:val="00F61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91538">
      <w:bodyDiv w:val="1"/>
      <w:marLeft w:val="0"/>
      <w:marRight w:val="0"/>
      <w:marTop w:val="0"/>
      <w:marBottom w:val="0"/>
      <w:divBdr>
        <w:top w:val="none" w:sz="0" w:space="0" w:color="auto"/>
        <w:left w:val="none" w:sz="0" w:space="0" w:color="auto"/>
        <w:bottom w:val="none" w:sz="0" w:space="0" w:color="auto"/>
        <w:right w:val="none" w:sz="0" w:space="0" w:color="auto"/>
      </w:divBdr>
    </w:div>
    <w:div w:id="6717433">
      <w:bodyDiv w:val="1"/>
      <w:marLeft w:val="0"/>
      <w:marRight w:val="0"/>
      <w:marTop w:val="0"/>
      <w:marBottom w:val="0"/>
      <w:divBdr>
        <w:top w:val="none" w:sz="0" w:space="0" w:color="auto"/>
        <w:left w:val="none" w:sz="0" w:space="0" w:color="auto"/>
        <w:bottom w:val="none" w:sz="0" w:space="0" w:color="auto"/>
        <w:right w:val="none" w:sz="0" w:space="0" w:color="auto"/>
      </w:divBdr>
    </w:div>
    <w:div w:id="7299284">
      <w:bodyDiv w:val="1"/>
      <w:marLeft w:val="0"/>
      <w:marRight w:val="0"/>
      <w:marTop w:val="0"/>
      <w:marBottom w:val="0"/>
      <w:divBdr>
        <w:top w:val="none" w:sz="0" w:space="0" w:color="auto"/>
        <w:left w:val="none" w:sz="0" w:space="0" w:color="auto"/>
        <w:bottom w:val="none" w:sz="0" w:space="0" w:color="auto"/>
        <w:right w:val="none" w:sz="0" w:space="0" w:color="auto"/>
      </w:divBdr>
    </w:div>
    <w:div w:id="9989934">
      <w:bodyDiv w:val="1"/>
      <w:marLeft w:val="0"/>
      <w:marRight w:val="0"/>
      <w:marTop w:val="0"/>
      <w:marBottom w:val="0"/>
      <w:divBdr>
        <w:top w:val="none" w:sz="0" w:space="0" w:color="auto"/>
        <w:left w:val="none" w:sz="0" w:space="0" w:color="auto"/>
        <w:bottom w:val="none" w:sz="0" w:space="0" w:color="auto"/>
        <w:right w:val="none" w:sz="0" w:space="0" w:color="auto"/>
      </w:divBdr>
    </w:div>
    <w:div w:id="16590987">
      <w:bodyDiv w:val="1"/>
      <w:marLeft w:val="0"/>
      <w:marRight w:val="0"/>
      <w:marTop w:val="0"/>
      <w:marBottom w:val="0"/>
      <w:divBdr>
        <w:top w:val="none" w:sz="0" w:space="0" w:color="auto"/>
        <w:left w:val="none" w:sz="0" w:space="0" w:color="auto"/>
        <w:bottom w:val="none" w:sz="0" w:space="0" w:color="auto"/>
        <w:right w:val="none" w:sz="0" w:space="0" w:color="auto"/>
      </w:divBdr>
    </w:div>
    <w:div w:id="20593880">
      <w:bodyDiv w:val="1"/>
      <w:marLeft w:val="0"/>
      <w:marRight w:val="0"/>
      <w:marTop w:val="0"/>
      <w:marBottom w:val="0"/>
      <w:divBdr>
        <w:top w:val="none" w:sz="0" w:space="0" w:color="auto"/>
        <w:left w:val="none" w:sz="0" w:space="0" w:color="auto"/>
        <w:bottom w:val="none" w:sz="0" w:space="0" w:color="auto"/>
        <w:right w:val="none" w:sz="0" w:space="0" w:color="auto"/>
      </w:divBdr>
      <w:divsChild>
        <w:div w:id="899483705">
          <w:marLeft w:val="0"/>
          <w:marRight w:val="0"/>
          <w:marTop w:val="0"/>
          <w:marBottom w:val="0"/>
          <w:divBdr>
            <w:top w:val="none" w:sz="0" w:space="0" w:color="auto"/>
            <w:left w:val="none" w:sz="0" w:space="0" w:color="auto"/>
            <w:bottom w:val="none" w:sz="0" w:space="0" w:color="auto"/>
            <w:right w:val="none" w:sz="0" w:space="0" w:color="auto"/>
          </w:divBdr>
        </w:div>
      </w:divsChild>
    </w:div>
    <w:div w:id="25911213">
      <w:bodyDiv w:val="1"/>
      <w:marLeft w:val="0"/>
      <w:marRight w:val="0"/>
      <w:marTop w:val="0"/>
      <w:marBottom w:val="0"/>
      <w:divBdr>
        <w:top w:val="none" w:sz="0" w:space="0" w:color="auto"/>
        <w:left w:val="none" w:sz="0" w:space="0" w:color="auto"/>
        <w:bottom w:val="none" w:sz="0" w:space="0" w:color="auto"/>
        <w:right w:val="none" w:sz="0" w:space="0" w:color="auto"/>
      </w:divBdr>
    </w:div>
    <w:div w:id="28730384">
      <w:bodyDiv w:val="1"/>
      <w:marLeft w:val="0"/>
      <w:marRight w:val="0"/>
      <w:marTop w:val="0"/>
      <w:marBottom w:val="0"/>
      <w:divBdr>
        <w:top w:val="none" w:sz="0" w:space="0" w:color="auto"/>
        <w:left w:val="none" w:sz="0" w:space="0" w:color="auto"/>
        <w:bottom w:val="none" w:sz="0" w:space="0" w:color="auto"/>
        <w:right w:val="none" w:sz="0" w:space="0" w:color="auto"/>
      </w:divBdr>
    </w:div>
    <w:div w:id="29846996">
      <w:bodyDiv w:val="1"/>
      <w:marLeft w:val="0"/>
      <w:marRight w:val="0"/>
      <w:marTop w:val="0"/>
      <w:marBottom w:val="0"/>
      <w:divBdr>
        <w:top w:val="none" w:sz="0" w:space="0" w:color="auto"/>
        <w:left w:val="none" w:sz="0" w:space="0" w:color="auto"/>
        <w:bottom w:val="none" w:sz="0" w:space="0" w:color="auto"/>
        <w:right w:val="none" w:sz="0" w:space="0" w:color="auto"/>
      </w:divBdr>
    </w:div>
    <w:div w:id="32391317">
      <w:bodyDiv w:val="1"/>
      <w:marLeft w:val="0"/>
      <w:marRight w:val="0"/>
      <w:marTop w:val="0"/>
      <w:marBottom w:val="0"/>
      <w:divBdr>
        <w:top w:val="none" w:sz="0" w:space="0" w:color="auto"/>
        <w:left w:val="none" w:sz="0" w:space="0" w:color="auto"/>
        <w:bottom w:val="none" w:sz="0" w:space="0" w:color="auto"/>
        <w:right w:val="none" w:sz="0" w:space="0" w:color="auto"/>
      </w:divBdr>
    </w:div>
    <w:div w:id="33162621">
      <w:bodyDiv w:val="1"/>
      <w:marLeft w:val="0"/>
      <w:marRight w:val="0"/>
      <w:marTop w:val="0"/>
      <w:marBottom w:val="0"/>
      <w:divBdr>
        <w:top w:val="none" w:sz="0" w:space="0" w:color="auto"/>
        <w:left w:val="none" w:sz="0" w:space="0" w:color="auto"/>
        <w:bottom w:val="none" w:sz="0" w:space="0" w:color="auto"/>
        <w:right w:val="none" w:sz="0" w:space="0" w:color="auto"/>
      </w:divBdr>
    </w:div>
    <w:div w:id="33191127">
      <w:bodyDiv w:val="1"/>
      <w:marLeft w:val="0"/>
      <w:marRight w:val="0"/>
      <w:marTop w:val="0"/>
      <w:marBottom w:val="0"/>
      <w:divBdr>
        <w:top w:val="none" w:sz="0" w:space="0" w:color="auto"/>
        <w:left w:val="none" w:sz="0" w:space="0" w:color="auto"/>
        <w:bottom w:val="none" w:sz="0" w:space="0" w:color="auto"/>
        <w:right w:val="none" w:sz="0" w:space="0" w:color="auto"/>
      </w:divBdr>
    </w:div>
    <w:div w:id="35811584">
      <w:bodyDiv w:val="1"/>
      <w:marLeft w:val="0"/>
      <w:marRight w:val="0"/>
      <w:marTop w:val="0"/>
      <w:marBottom w:val="0"/>
      <w:divBdr>
        <w:top w:val="none" w:sz="0" w:space="0" w:color="auto"/>
        <w:left w:val="none" w:sz="0" w:space="0" w:color="auto"/>
        <w:bottom w:val="none" w:sz="0" w:space="0" w:color="auto"/>
        <w:right w:val="none" w:sz="0" w:space="0" w:color="auto"/>
      </w:divBdr>
    </w:div>
    <w:div w:id="37824368">
      <w:bodyDiv w:val="1"/>
      <w:marLeft w:val="0"/>
      <w:marRight w:val="0"/>
      <w:marTop w:val="0"/>
      <w:marBottom w:val="0"/>
      <w:divBdr>
        <w:top w:val="none" w:sz="0" w:space="0" w:color="auto"/>
        <w:left w:val="none" w:sz="0" w:space="0" w:color="auto"/>
        <w:bottom w:val="none" w:sz="0" w:space="0" w:color="auto"/>
        <w:right w:val="none" w:sz="0" w:space="0" w:color="auto"/>
      </w:divBdr>
    </w:div>
    <w:div w:id="37825299">
      <w:bodyDiv w:val="1"/>
      <w:marLeft w:val="0"/>
      <w:marRight w:val="0"/>
      <w:marTop w:val="0"/>
      <w:marBottom w:val="0"/>
      <w:divBdr>
        <w:top w:val="none" w:sz="0" w:space="0" w:color="auto"/>
        <w:left w:val="none" w:sz="0" w:space="0" w:color="auto"/>
        <w:bottom w:val="none" w:sz="0" w:space="0" w:color="auto"/>
        <w:right w:val="none" w:sz="0" w:space="0" w:color="auto"/>
      </w:divBdr>
    </w:div>
    <w:div w:id="37900155">
      <w:bodyDiv w:val="1"/>
      <w:marLeft w:val="0"/>
      <w:marRight w:val="0"/>
      <w:marTop w:val="0"/>
      <w:marBottom w:val="0"/>
      <w:divBdr>
        <w:top w:val="none" w:sz="0" w:space="0" w:color="auto"/>
        <w:left w:val="none" w:sz="0" w:space="0" w:color="auto"/>
        <w:bottom w:val="none" w:sz="0" w:space="0" w:color="auto"/>
        <w:right w:val="none" w:sz="0" w:space="0" w:color="auto"/>
      </w:divBdr>
    </w:div>
    <w:div w:id="39331469">
      <w:bodyDiv w:val="1"/>
      <w:marLeft w:val="0"/>
      <w:marRight w:val="0"/>
      <w:marTop w:val="0"/>
      <w:marBottom w:val="0"/>
      <w:divBdr>
        <w:top w:val="none" w:sz="0" w:space="0" w:color="auto"/>
        <w:left w:val="none" w:sz="0" w:space="0" w:color="auto"/>
        <w:bottom w:val="none" w:sz="0" w:space="0" w:color="auto"/>
        <w:right w:val="none" w:sz="0" w:space="0" w:color="auto"/>
      </w:divBdr>
    </w:div>
    <w:div w:id="39475171">
      <w:bodyDiv w:val="1"/>
      <w:marLeft w:val="0"/>
      <w:marRight w:val="0"/>
      <w:marTop w:val="0"/>
      <w:marBottom w:val="0"/>
      <w:divBdr>
        <w:top w:val="none" w:sz="0" w:space="0" w:color="auto"/>
        <w:left w:val="none" w:sz="0" w:space="0" w:color="auto"/>
        <w:bottom w:val="none" w:sz="0" w:space="0" w:color="auto"/>
        <w:right w:val="none" w:sz="0" w:space="0" w:color="auto"/>
      </w:divBdr>
      <w:divsChild>
        <w:div w:id="1455639317">
          <w:marLeft w:val="0"/>
          <w:marRight w:val="0"/>
          <w:marTop w:val="0"/>
          <w:marBottom w:val="0"/>
          <w:divBdr>
            <w:top w:val="none" w:sz="0" w:space="0" w:color="auto"/>
            <w:left w:val="none" w:sz="0" w:space="0" w:color="auto"/>
            <w:bottom w:val="none" w:sz="0" w:space="0" w:color="auto"/>
            <w:right w:val="none" w:sz="0" w:space="0" w:color="auto"/>
          </w:divBdr>
          <w:divsChild>
            <w:div w:id="113954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9457">
      <w:bodyDiv w:val="1"/>
      <w:marLeft w:val="0"/>
      <w:marRight w:val="0"/>
      <w:marTop w:val="0"/>
      <w:marBottom w:val="0"/>
      <w:divBdr>
        <w:top w:val="none" w:sz="0" w:space="0" w:color="auto"/>
        <w:left w:val="none" w:sz="0" w:space="0" w:color="auto"/>
        <w:bottom w:val="none" w:sz="0" w:space="0" w:color="auto"/>
        <w:right w:val="none" w:sz="0" w:space="0" w:color="auto"/>
      </w:divBdr>
    </w:div>
    <w:div w:id="44257709">
      <w:bodyDiv w:val="1"/>
      <w:marLeft w:val="0"/>
      <w:marRight w:val="0"/>
      <w:marTop w:val="0"/>
      <w:marBottom w:val="0"/>
      <w:divBdr>
        <w:top w:val="none" w:sz="0" w:space="0" w:color="auto"/>
        <w:left w:val="none" w:sz="0" w:space="0" w:color="auto"/>
        <w:bottom w:val="none" w:sz="0" w:space="0" w:color="auto"/>
        <w:right w:val="none" w:sz="0" w:space="0" w:color="auto"/>
      </w:divBdr>
    </w:div>
    <w:div w:id="50351095">
      <w:bodyDiv w:val="1"/>
      <w:marLeft w:val="0"/>
      <w:marRight w:val="0"/>
      <w:marTop w:val="0"/>
      <w:marBottom w:val="0"/>
      <w:divBdr>
        <w:top w:val="none" w:sz="0" w:space="0" w:color="auto"/>
        <w:left w:val="none" w:sz="0" w:space="0" w:color="auto"/>
        <w:bottom w:val="none" w:sz="0" w:space="0" w:color="auto"/>
        <w:right w:val="none" w:sz="0" w:space="0" w:color="auto"/>
      </w:divBdr>
    </w:div>
    <w:div w:id="51927237">
      <w:bodyDiv w:val="1"/>
      <w:marLeft w:val="0"/>
      <w:marRight w:val="0"/>
      <w:marTop w:val="0"/>
      <w:marBottom w:val="0"/>
      <w:divBdr>
        <w:top w:val="none" w:sz="0" w:space="0" w:color="auto"/>
        <w:left w:val="none" w:sz="0" w:space="0" w:color="auto"/>
        <w:bottom w:val="none" w:sz="0" w:space="0" w:color="auto"/>
        <w:right w:val="none" w:sz="0" w:space="0" w:color="auto"/>
      </w:divBdr>
    </w:div>
    <w:div w:id="52169536">
      <w:bodyDiv w:val="1"/>
      <w:marLeft w:val="0"/>
      <w:marRight w:val="0"/>
      <w:marTop w:val="0"/>
      <w:marBottom w:val="0"/>
      <w:divBdr>
        <w:top w:val="none" w:sz="0" w:space="0" w:color="auto"/>
        <w:left w:val="none" w:sz="0" w:space="0" w:color="auto"/>
        <w:bottom w:val="none" w:sz="0" w:space="0" w:color="auto"/>
        <w:right w:val="none" w:sz="0" w:space="0" w:color="auto"/>
      </w:divBdr>
    </w:div>
    <w:div w:id="55469644">
      <w:bodyDiv w:val="1"/>
      <w:marLeft w:val="0"/>
      <w:marRight w:val="0"/>
      <w:marTop w:val="0"/>
      <w:marBottom w:val="0"/>
      <w:divBdr>
        <w:top w:val="none" w:sz="0" w:space="0" w:color="auto"/>
        <w:left w:val="none" w:sz="0" w:space="0" w:color="auto"/>
        <w:bottom w:val="none" w:sz="0" w:space="0" w:color="auto"/>
        <w:right w:val="none" w:sz="0" w:space="0" w:color="auto"/>
      </w:divBdr>
    </w:div>
    <w:div w:id="55857379">
      <w:bodyDiv w:val="1"/>
      <w:marLeft w:val="0"/>
      <w:marRight w:val="0"/>
      <w:marTop w:val="0"/>
      <w:marBottom w:val="0"/>
      <w:divBdr>
        <w:top w:val="none" w:sz="0" w:space="0" w:color="auto"/>
        <w:left w:val="none" w:sz="0" w:space="0" w:color="auto"/>
        <w:bottom w:val="none" w:sz="0" w:space="0" w:color="auto"/>
        <w:right w:val="none" w:sz="0" w:space="0" w:color="auto"/>
      </w:divBdr>
    </w:div>
    <w:div w:id="58402966">
      <w:bodyDiv w:val="1"/>
      <w:marLeft w:val="0"/>
      <w:marRight w:val="0"/>
      <w:marTop w:val="0"/>
      <w:marBottom w:val="0"/>
      <w:divBdr>
        <w:top w:val="none" w:sz="0" w:space="0" w:color="auto"/>
        <w:left w:val="none" w:sz="0" w:space="0" w:color="auto"/>
        <w:bottom w:val="none" w:sz="0" w:space="0" w:color="auto"/>
        <w:right w:val="none" w:sz="0" w:space="0" w:color="auto"/>
      </w:divBdr>
    </w:div>
    <w:div w:id="63138876">
      <w:bodyDiv w:val="1"/>
      <w:marLeft w:val="0"/>
      <w:marRight w:val="0"/>
      <w:marTop w:val="0"/>
      <w:marBottom w:val="0"/>
      <w:divBdr>
        <w:top w:val="none" w:sz="0" w:space="0" w:color="auto"/>
        <w:left w:val="none" w:sz="0" w:space="0" w:color="auto"/>
        <w:bottom w:val="none" w:sz="0" w:space="0" w:color="auto"/>
        <w:right w:val="none" w:sz="0" w:space="0" w:color="auto"/>
      </w:divBdr>
    </w:div>
    <w:div w:id="65108636">
      <w:bodyDiv w:val="1"/>
      <w:marLeft w:val="0"/>
      <w:marRight w:val="0"/>
      <w:marTop w:val="0"/>
      <w:marBottom w:val="0"/>
      <w:divBdr>
        <w:top w:val="none" w:sz="0" w:space="0" w:color="auto"/>
        <w:left w:val="none" w:sz="0" w:space="0" w:color="auto"/>
        <w:bottom w:val="none" w:sz="0" w:space="0" w:color="auto"/>
        <w:right w:val="none" w:sz="0" w:space="0" w:color="auto"/>
      </w:divBdr>
    </w:div>
    <w:div w:id="77017597">
      <w:bodyDiv w:val="1"/>
      <w:marLeft w:val="0"/>
      <w:marRight w:val="0"/>
      <w:marTop w:val="0"/>
      <w:marBottom w:val="0"/>
      <w:divBdr>
        <w:top w:val="none" w:sz="0" w:space="0" w:color="auto"/>
        <w:left w:val="none" w:sz="0" w:space="0" w:color="auto"/>
        <w:bottom w:val="none" w:sz="0" w:space="0" w:color="auto"/>
        <w:right w:val="none" w:sz="0" w:space="0" w:color="auto"/>
      </w:divBdr>
      <w:divsChild>
        <w:div w:id="1805200627">
          <w:marLeft w:val="0"/>
          <w:marRight w:val="0"/>
          <w:marTop w:val="0"/>
          <w:marBottom w:val="0"/>
          <w:divBdr>
            <w:top w:val="none" w:sz="0" w:space="0" w:color="auto"/>
            <w:left w:val="none" w:sz="0" w:space="0" w:color="auto"/>
            <w:bottom w:val="none" w:sz="0" w:space="0" w:color="auto"/>
            <w:right w:val="none" w:sz="0" w:space="0" w:color="auto"/>
          </w:divBdr>
          <w:divsChild>
            <w:div w:id="145451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17477">
      <w:bodyDiv w:val="1"/>
      <w:marLeft w:val="0"/>
      <w:marRight w:val="0"/>
      <w:marTop w:val="0"/>
      <w:marBottom w:val="0"/>
      <w:divBdr>
        <w:top w:val="none" w:sz="0" w:space="0" w:color="auto"/>
        <w:left w:val="none" w:sz="0" w:space="0" w:color="auto"/>
        <w:bottom w:val="none" w:sz="0" w:space="0" w:color="auto"/>
        <w:right w:val="none" w:sz="0" w:space="0" w:color="auto"/>
      </w:divBdr>
    </w:div>
    <w:div w:id="77748682">
      <w:bodyDiv w:val="1"/>
      <w:marLeft w:val="0"/>
      <w:marRight w:val="0"/>
      <w:marTop w:val="0"/>
      <w:marBottom w:val="0"/>
      <w:divBdr>
        <w:top w:val="none" w:sz="0" w:space="0" w:color="auto"/>
        <w:left w:val="none" w:sz="0" w:space="0" w:color="auto"/>
        <w:bottom w:val="none" w:sz="0" w:space="0" w:color="auto"/>
        <w:right w:val="none" w:sz="0" w:space="0" w:color="auto"/>
      </w:divBdr>
    </w:div>
    <w:div w:id="79959370">
      <w:bodyDiv w:val="1"/>
      <w:marLeft w:val="0"/>
      <w:marRight w:val="0"/>
      <w:marTop w:val="0"/>
      <w:marBottom w:val="0"/>
      <w:divBdr>
        <w:top w:val="none" w:sz="0" w:space="0" w:color="auto"/>
        <w:left w:val="none" w:sz="0" w:space="0" w:color="auto"/>
        <w:bottom w:val="none" w:sz="0" w:space="0" w:color="auto"/>
        <w:right w:val="none" w:sz="0" w:space="0" w:color="auto"/>
      </w:divBdr>
    </w:div>
    <w:div w:id="86274293">
      <w:bodyDiv w:val="1"/>
      <w:marLeft w:val="0"/>
      <w:marRight w:val="0"/>
      <w:marTop w:val="0"/>
      <w:marBottom w:val="0"/>
      <w:divBdr>
        <w:top w:val="none" w:sz="0" w:space="0" w:color="auto"/>
        <w:left w:val="none" w:sz="0" w:space="0" w:color="auto"/>
        <w:bottom w:val="none" w:sz="0" w:space="0" w:color="auto"/>
        <w:right w:val="none" w:sz="0" w:space="0" w:color="auto"/>
      </w:divBdr>
    </w:div>
    <w:div w:id="92171455">
      <w:bodyDiv w:val="1"/>
      <w:marLeft w:val="0"/>
      <w:marRight w:val="0"/>
      <w:marTop w:val="0"/>
      <w:marBottom w:val="0"/>
      <w:divBdr>
        <w:top w:val="none" w:sz="0" w:space="0" w:color="auto"/>
        <w:left w:val="none" w:sz="0" w:space="0" w:color="auto"/>
        <w:bottom w:val="none" w:sz="0" w:space="0" w:color="auto"/>
        <w:right w:val="none" w:sz="0" w:space="0" w:color="auto"/>
      </w:divBdr>
      <w:divsChild>
        <w:div w:id="1945769859">
          <w:marLeft w:val="0"/>
          <w:marRight w:val="0"/>
          <w:marTop w:val="0"/>
          <w:marBottom w:val="0"/>
          <w:divBdr>
            <w:top w:val="none" w:sz="0" w:space="0" w:color="auto"/>
            <w:left w:val="none" w:sz="0" w:space="0" w:color="auto"/>
            <w:bottom w:val="none" w:sz="0" w:space="0" w:color="auto"/>
            <w:right w:val="none" w:sz="0" w:space="0" w:color="auto"/>
          </w:divBdr>
          <w:divsChild>
            <w:div w:id="51492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482">
      <w:bodyDiv w:val="1"/>
      <w:marLeft w:val="0"/>
      <w:marRight w:val="0"/>
      <w:marTop w:val="0"/>
      <w:marBottom w:val="0"/>
      <w:divBdr>
        <w:top w:val="none" w:sz="0" w:space="0" w:color="auto"/>
        <w:left w:val="none" w:sz="0" w:space="0" w:color="auto"/>
        <w:bottom w:val="none" w:sz="0" w:space="0" w:color="auto"/>
        <w:right w:val="none" w:sz="0" w:space="0" w:color="auto"/>
      </w:divBdr>
    </w:div>
    <w:div w:id="92291716">
      <w:bodyDiv w:val="1"/>
      <w:marLeft w:val="0"/>
      <w:marRight w:val="0"/>
      <w:marTop w:val="0"/>
      <w:marBottom w:val="0"/>
      <w:divBdr>
        <w:top w:val="none" w:sz="0" w:space="0" w:color="auto"/>
        <w:left w:val="none" w:sz="0" w:space="0" w:color="auto"/>
        <w:bottom w:val="none" w:sz="0" w:space="0" w:color="auto"/>
        <w:right w:val="none" w:sz="0" w:space="0" w:color="auto"/>
      </w:divBdr>
    </w:div>
    <w:div w:id="93090810">
      <w:bodyDiv w:val="1"/>
      <w:marLeft w:val="0"/>
      <w:marRight w:val="0"/>
      <w:marTop w:val="0"/>
      <w:marBottom w:val="0"/>
      <w:divBdr>
        <w:top w:val="none" w:sz="0" w:space="0" w:color="auto"/>
        <w:left w:val="none" w:sz="0" w:space="0" w:color="auto"/>
        <w:bottom w:val="none" w:sz="0" w:space="0" w:color="auto"/>
        <w:right w:val="none" w:sz="0" w:space="0" w:color="auto"/>
      </w:divBdr>
      <w:divsChild>
        <w:div w:id="1013805608">
          <w:marLeft w:val="0"/>
          <w:marRight w:val="0"/>
          <w:marTop w:val="0"/>
          <w:marBottom w:val="0"/>
          <w:divBdr>
            <w:top w:val="none" w:sz="0" w:space="0" w:color="auto"/>
            <w:left w:val="none" w:sz="0" w:space="0" w:color="auto"/>
            <w:bottom w:val="none" w:sz="0" w:space="0" w:color="auto"/>
            <w:right w:val="none" w:sz="0" w:space="0" w:color="auto"/>
          </w:divBdr>
        </w:div>
      </w:divsChild>
    </w:div>
    <w:div w:id="94635935">
      <w:bodyDiv w:val="1"/>
      <w:marLeft w:val="0"/>
      <w:marRight w:val="0"/>
      <w:marTop w:val="0"/>
      <w:marBottom w:val="0"/>
      <w:divBdr>
        <w:top w:val="none" w:sz="0" w:space="0" w:color="auto"/>
        <w:left w:val="none" w:sz="0" w:space="0" w:color="auto"/>
        <w:bottom w:val="none" w:sz="0" w:space="0" w:color="auto"/>
        <w:right w:val="none" w:sz="0" w:space="0" w:color="auto"/>
      </w:divBdr>
      <w:divsChild>
        <w:div w:id="495149023">
          <w:marLeft w:val="0"/>
          <w:marRight w:val="0"/>
          <w:marTop w:val="0"/>
          <w:marBottom w:val="0"/>
          <w:divBdr>
            <w:top w:val="none" w:sz="0" w:space="0" w:color="auto"/>
            <w:left w:val="none" w:sz="0" w:space="0" w:color="auto"/>
            <w:bottom w:val="none" w:sz="0" w:space="0" w:color="auto"/>
            <w:right w:val="none" w:sz="0" w:space="0" w:color="auto"/>
          </w:divBdr>
          <w:divsChild>
            <w:div w:id="11247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1923">
      <w:bodyDiv w:val="1"/>
      <w:marLeft w:val="0"/>
      <w:marRight w:val="0"/>
      <w:marTop w:val="0"/>
      <w:marBottom w:val="0"/>
      <w:divBdr>
        <w:top w:val="none" w:sz="0" w:space="0" w:color="auto"/>
        <w:left w:val="none" w:sz="0" w:space="0" w:color="auto"/>
        <w:bottom w:val="none" w:sz="0" w:space="0" w:color="auto"/>
        <w:right w:val="none" w:sz="0" w:space="0" w:color="auto"/>
      </w:divBdr>
    </w:div>
    <w:div w:id="96172105">
      <w:bodyDiv w:val="1"/>
      <w:marLeft w:val="0"/>
      <w:marRight w:val="0"/>
      <w:marTop w:val="0"/>
      <w:marBottom w:val="0"/>
      <w:divBdr>
        <w:top w:val="none" w:sz="0" w:space="0" w:color="auto"/>
        <w:left w:val="none" w:sz="0" w:space="0" w:color="auto"/>
        <w:bottom w:val="none" w:sz="0" w:space="0" w:color="auto"/>
        <w:right w:val="none" w:sz="0" w:space="0" w:color="auto"/>
      </w:divBdr>
      <w:divsChild>
        <w:div w:id="1449468530">
          <w:marLeft w:val="0"/>
          <w:marRight w:val="0"/>
          <w:marTop w:val="0"/>
          <w:marBottom w:val="0"/>
          <w:divBdr>
            <w:top w:val="none" w:sz="0" w:space="0" w:color="auto"/>
            <w:left w:val="none" w:sz="0" w:space="0" w:color="auto"/>
            <w:bottom w:val="none" w:sz="0" w:space="0" w:color="auto"/>
            <w:right w:val="none" w:sz="0" w:space="0" w:color="auto"/>
          </w:divBdr>
          <w:divsChild>
            <w:div w:id="1558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43775">
      <w:bodyDiv w:val="1"/>
      <w:marLeft w:val="0"/>
      <w:marRight w:val="0"/>
      <w:marTop w:val="0"/>
      <w:marBottom w:val="0"/>
      <w:divBdr>
        <w:top w:val="none" w:sz="0" w:space="0" w:color="auto"/>
        <w:left w:val="none" w:sz="0" w:space="0" w:color="auto"/>
        <w:bottom w:val="none" w:sz="0" w:space="0" w:color="auto"/>
        <w:right w:val="none" w:sz="0" w:space="0" w:color="auto"/>
      </w:divBdr>
    </w:div>
    <w:div w:id="97606507">
      <w:bodyDiv w:val="1"/>
      <w:marLeft w:val="0"/>
      <w:marRight w:val="0"/>
      <w:marTop w:val="0"/>
      <w:marBottom w:val="0"/>
      <w:divBdr>
        <w:top w:val="none" w:sz="0" w:space="0" w:color="auto"/>
        <w:left w:val="none" w:sz="0" w:space="0" w:color="auto"/>
        <w:bottom w:val="none" w:sz="0" w:space="0" w:color="auto"/>
        <w:right w:val="none" w:sz="0" w:space="0" w:color="auto"/>
      </w:divBdr>
    </w:div>
    <w:div w:id="97795420">
      <w:bodyDiv w:val="1"/>
      <w:marLeft w:val="0"/>
      <w:marRight w:val="0"/>
      <w:marTop w:val="0"/>
      <w:marBottom w:val="0"/>
      <w:divBdr>
        <w:top w:val="none" w:sz="0" w:space="0" w:color="auto"/>
        <w:left w:val="none" w:sz="0" w:space="0" w:color="auto"/>
        <w:bottom w:val="none" w:sz="0" w:space="0" w:color="auto"/>
        <w:right w:val="none" w:sz="0" w:space="0" w:color="auto"/>
      </w:divBdr>
    </w:div>
    <w:div w:id="100073530">
      <w:bodyDiv w:val="1"/>
      <w:marLeft w:val="0"/>
      <w:marRight w:val="0"/>
      <w:marTop w:val="0"/>
      <w:marBottom w:val="0"/>
      <w:divBdr>
        <w:top w:val="none" w:sz="0" w:space="0" w:color="auto"/>
        <w:left w:val="none" w:sz="0" w:space="0" w:color="auto"/>
        <w:bottom w:val="none" w:sz="0" w:space="0" w:color="auto"/>
        <w:right w:val="none" w:sz="0" w:space="0" w:color="auto"/>
      </w:divBdr>
    </w:div>
    <w:div w:id="103035820">
      <w:bodyDiv w:val="1"/>
      <w:marLeft w:val="0"/>
      <w:marRight w:val="0"/>
      <w:marTop w:val="0"/>
      <w:marBottom w:val="0"/>
      <w:divBdr>
        <w:top w:val="none" w:sz="0" w:space="0" w:color="auto"/>
        <w:left w:val="none" w:sz="0" w:space="0" w:color="auto"/>
        <w:bottom w:val="none" w:sz="0" w:space="0" w:color="auto"/>
        <w:right w:val="none" w:sz="0" w:space="0" w:color="auto"/>
      </w:divBdr>
    </w:div>
    <w:div w:id="104736508">
      <w:bodyDiv w:val="1"/>
      <w:marLeft w:val="0"/>
      <w:marRight w:val="0"/>
      <w:marTop w:val="0"/>
      <w:marBottom w:val="0"/>
      <w:divBdr>
        <w:top w:val="none" w:sz="0" w:space="0" w:color="auto"/>
        <w:left w:val="none" w:sz="0" w:space="0" w:color="auto"/>
        <w:bottom w:val="none" w:sz="0" w:space="0" w:color="auto"/>
        <w:right w:val="none" w:sz="0" w:space="0" w:color="auto"/>
      </w:divBdr>
    </w:div>
    <w:div w:id="105850774">
      <w:bodyDiv w:val="1"/>
      <w:marLeft w:val="0"/>
      <w:marRight w:val="0"/>
      <w:marTop w:val="0"/>
      <w:marBottom w:val="0"/>
      <w:divBdr>
        <w:top w:val="none" w:sz="0" w:space="0" w:color="auto"/>
        <w:left w:val="none" w:sz="0" w:space="0" w:color="auto"/>
        <w:bottom w:val="none" w:sz="0" w:space="0" w:color="auto"/>
        <w:right w:val="none" w:sz="0" w:space="0" w:color="auto"/>
      </w:divBdr>
    </w:div>
    <w:div w:id="106824891">
      <w:bodyDiv w:val="1"/>
      <w:marLeft w:val="0"/>
      <w:marRight w:val="0"/>
      <w:marTop w:val="0"/>
      <w:marBottom w:val="0"/>
      <w:divBdr>
        <w:top w:val="none" w:sz="0" w:space="0" w:color="auto"/>
        <w:left w:val="none" w:sz="0" w:space="0" w:color="auto"/>
        <w:bottom w:val="none" w:sz="0" w:space="0" w:color="auto"/>
        <w:right w:val="none" w:sz="0" w:space="0" w:color="auto"/>
      </w:divBdr>
    </w:div>
    <w:div w:id="109320583">
      <w:bodyDiv w:val="1"/>
      <w:marLeft w:val="0"/>
      <w:marRight w:val="0"/>
      <w:marTop w:val="0"/>
      <w:marBottom w:val="0"/>
      <w:divBdr>
        <w:top w:val="none" w:sz="0" w:space="0" w:color="auto"/>
        <w:left w:val="none" w:sz="0" w:space="0" w:color="auto"/>
        <w:bottom w:val="none" w:sz="0" w:space="0" w:color="auto"/>
        <w:right w:val="none" w:sz="0" w:space="0" w:color="auto"/>
      </w:divBdr>
    </w:div>
    <w:div w:id="114183895">
      <w:bodyDiv w:val="1"/>
      <w:marLeft w:val="0"/>
      <w:marRight w:val="0"/>
      <w:marTop w:val="0"/>
      <w:marBottom w:val="0"/>
      <w:divBdr>
        <w:top w:val="none" w:sz="0" w:space="0" w:color="auto"/>
        <w:left w:val="none" w:sz="0" w:space="0" w:color="auto"/>
        <w:bottom w:val="none" w:sz="0" w:space="0" w:color="auto"/>
        <w:right w:val="none" w:sz="0" w:space="0" w:color="auto"/>
      </w:divBdr>
    </w:div>
    <w:div w:id="119959858">
      <w:bodyDiv w:val="1"/>
      <w:marLeft w:val="0"/>
      <w:marRight w:val="0"/>
      <w:marTop w:val="0"/>
      <w:marBottom w:val="0"/>
      <w:divBdr>
        <w:top w:val="none" w:sz="0" w:space="0" w:color="auto"/>
        <w:left w:val="none" w:sz="0" w:space="0" w:color="auto"/>
        <w:bottom w:val="none" w:sz="0" w:space="0" w:color="auto"/>
        <w:right w:val="none" w:sz="0" w:space="0" w:color="auto"/>
      </w:divBdr>
      <w:divsChild>
        <w:div w:id="505176565">
          <w:marLeft w:val="0"/>
          <w:marRight w:val="0"/>
          <w:marTop w:val="0"/>
          <w:marBottom w:val="0"/>
          <w:divBdr>
            <w:top w:val="none" w:sz="0" w:space="0" w:color="auto"/>
            <w:left w:val="none" w:sz="0" w:space="0" w:color="auto"/>
            <w:bottom w:val="none" w:sz="0" w:space="0" w:color="auto"/>
            <w:right w:val="none" w:sz="0" w:space="0" w:color="auto"/>
          </w:divBdr>
          <w:divsChild>
            <w:div w:id="4490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77619">
      <w:bodyDiv w:val="1"/>
      <w:marLeft w:val="0"/>
      <w:marRight w:val="0"/>
      <w:marTop w:val="0"/>
      <w:marBottom w:val="0"/>
      <w:divBdr>
        <w:top w:val="none" w:sz="0" w:space="0" w:color="auto"/>
        <w:left w:val="none" w:sz="0" w:space="0" w:color="auto"/>
        <w:bottom w:val="none" w:sz="0" w:space="0" w:color="auto"/>
        <w:right w:val="none" w:sz="0" w:space="0" w:color="auto"/>
      </w:divBdr>
    </w:div>
    <w:div w:id="126167160">
      <w:bodyDiv w:val="1"/>
      <w:marLeft w:val="0"/>
      <w:marRight w:val="0"/>
      <w:marTop w:val="0"/>
      <w:marBottom w:val="0"/>
      <w:divBdr>
        <w:top w:val="none" w:sz="0" w:space="0" w:color="auto"/>
        <w:left w:val="none" w:sz="0" w:space="0" w:color="auto"/>
        <w:bottom w:val="none" w:sz="0" w:space="0" w:color="auto"/>
        <w:right w:val="none" w:sz="0" w:space="0" w:color="auto"/>
      </w:divBdr>
    </w:div>
    <w:div w:id="128134300">
      <w:bodyDiv w:val="1"/>
      <w:marLeft w:val="0"/>
      <w:marRight w:val="0"/>
      <w:marTop w:val="0"/>
      <w:marBottom w:val="0"/>
      <w:divBdr>
        <w:top w:val="none" w:sz="0" w:space="0" w:color="auto"/>
        <w:left w:val="none" w:sz="0" w:space="0" w:color="auto"/>
        <w:bottom w:val="none" w:sz="0" w:space="0" w:color="auto"/>
        <w:right w:val="none" w:sz="0" w:space="0" w:color="auto"/>
      </w:divBdr>
    </w:div>
    <w:div w:id="128599750">
      <w:bodyDiv w:val="1"/>
      <w:marLeft w:val="0"/>
      <w:marRight w:val="0"/>
      <w:marTop w:val="0"/>
      <w:marBottom w:val="0"/>
      <w:divBdr>
        <w:top w:val="none" w:sz="0" w:space="0" w:color="auto"/>
        <w:left w:val="none" w:sz="0" w:space="0" w:color="auto"/>
        <w:bottom w:val="none" w:sz="0" w:space="0" w:color="auto"/>
        <w:right w:val="none" w:sz="0" w:space="0" w:color="auto"/>
      </w:divBdr>
    </w:div>
    <w:div w:id="128742118">
      <w:bodyDiv w:val="1"/>
      <w:marLeft w:val="0"/>
      <w:marRight w:val="0"/>
      <w:marTop w:val="0"/>
      <w:marBottom w:val="0"/>
      <w:divBdr>
        <w:top w:val="none" w:sz="0" w:space="0" w:color="auto"/>
        <w:left w:val="none" w:sz="0" w:space="0" w:color="auto"/>
        <w:bottom w:val="none" w:sz="0" w:space="0" w:color="auto"/>
        <w:right w:val="none" w:sz="0" w:space="0" w:color="auto"/>
      </w:divBdr>
    </w:div>
    <w:div w:id="128742338">
      <w:bodyDiv w:val="1"/>
      <w:marLeft w:val="0"/>
      <w:marRight w:val="0"/>
      <w:marTop w:val="0"/>
      <w:marBottom w:val="0"/>
      <w:divBdr>
        <w:top w:val="none" w:sz="0" w:space="0" w:color="auto"/>
        <w:left w:val="none" w:sz="0" w:space="0" w:color="auto"/>
        <w:bottom w:val="none" w:sz="0" w:space="0" w:color="auto"/>
        <w:right w:val="none" w:sz="0" w:space="0" w:color="auto"/>
      </w:divBdr>
    </w:div>
    <w:div w:id="129831969">
      <w:bodyDiv w:val="1"/>
      <w:marLeft w:val="0"/>
      <w:marRight w:val="0"/>
      <w:marTop w:val="0"/>
      <w:marBottom w:val="0"/>
      <w:divBdr>
        <w:top w:val="none" w:sz="0" w:space="0" w:color="auto"/>
        <w:left w:val="none" w:sz="0" w:space="0" w:color="auto"/>
        <w:bottom w:val="none" w:sz="0" w:space="0" w:color="auto"/>
        <w:right w:val="none" w:sz="0" w:space="0" w:color="auto"/>
      </w:divBdr>
    </w:div>
    <w:div w:id="130294573">
      <w:bodyDiv w:val="1"/>
      <w:marLeft w:val="0"/>
      <w:marRight w:val="0"/>
      <w:marTop w:val="0"/>
      <w:marBottom w:val="0"/>
      <w:divBdr>
        <w:top w:val="none" w:sz="0" w:space="0" w:color="auto"/>
        <w:left w:val="none" w:sz="0" w:space="0" w:color="auto"/>
        <w:bottom w:val="none" w:sz="0" w:space="0" w:color="auto"/>
        <w:right w:val="none" w:sz="0" w:space="0" w:color="auto"/>
      </w:divBdr>
    </w:div>
    <w:div w:id="131680840">
      <w:bodyDiv w:val="1"/>
      <w:marLeft w:val="0"/>
      <w:marRight w:val="0"/>
      <w:marTop w:val="0"/>
      <w:marBottom w:val="0"/>
      <w:divBdr>
        <w:top w:val="none" w:sz="0" w:space="0" w:color="auto"/>
        <w:left w:val="none" w:sz="0" w:space="0" w:color="auto"/>
        <w:bottom w:val="none" w:sz="0" w:space="0" w:color="auto"/>
        <w:right w:val="none" w:sz="0" w:space="0" w:color="auto"/>
      </w:divBdr>
    </w:div>
    <w:div w:id="133984691">
      <w:bodyDiv w:val="1"/>
      <w:marLeft w:val="0"/>
      <w:marRight w:val="0"/>
      <w:marTop w:val="0"/>
      <w:marBottom w:val="0"/>
      <w:divBdr>
        <w:top w:val="none" w:sz="0" w:space="0" w:color="auto"/>
        <w:left w:val="none" w:sz="0" w:space="0" w:color="auto"/>
        <w:bottom w:val="none" w:sz="0" w:space="0" w:color="auto"/>
        <w:right w:val="none" w:sz="0" w:space="0" w:color="auto"/>
      </w:divBdr>
    </w:div>
    <w:div w:id="138108438">
      <w:bodyDiv w:val="1"/>
      <w:marLeft w:val="0"/>
      <w:marRight w:val="0"/>
      <w:marTop w:val="0"/>
      <w:marBottom w:val="0"/>
      <w:divBdr>
        <w:top w:val="none" w:sz="0" w:space="0" w:color="auto"/>
        <w:left w:val="none" w:sz="0" w:space="0" w:color="auto"/>
        <w:bottom w:val="none" w:sz="0" w:space="0" w:color="auto"/>
        <w:right w:val="none" w:sz="0" w:space="0" w:color="auto"/>
      </w:divBdr>
      <w:divsChild>
        <w:div w:id="182940834">
          <w:marLeft w:val="0"/>
          <w:marRight w:val="0"/>
          <w:marTop w:val="0"/>
          <w:marBottom w:val="0"/>
          <w:divBdr>
            <w:top w:val="none" w:sz="0" w:space="0" w:color="auto"/>
            <w:left w:val="none" w:sz="0" w:space="0" w:color="auto"/>
            <w:bottom w:val="none" w:sz="0" w:space="0" w:color="auto"/>
            <w:right w:val="none" w:sz="0" w:space="0" w:color="auto"/>
          </w:divBdr>
          <w:divsChild>
            <w:div w:id="1032464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30101">
      <w:bodyDiv w:val="1"/>
      <w:marLeft w:val="0"/>
      <w:marRight w:val="0"/>
      <w:marTop w:val="0"/>
      <w:marBottom w:val="0"/>
      <w:divBdr>
        <w:top w:val="none" w:sz="0" w:space="0" w:color="auto"/>
        <w:left w:val="none" w:sz="0" w:space="0" w:color="auto"/>
        <w:bottom w:val="none" w:sz="0" w:space="0" w:color="auto"/>
        <w:right w:val="none" w:sz="0" w:space="0" w:color="auto"/>
      </w:divBdr>
    </w:div>
    <w:div w:id="149054841">
      <w:bodyDiv w:val="1"/>
      <w:marLeft w:val="0"/>
      <w:marRight w:val="0"/>
      <w:marTop w:val="0"/>
      <w:marBottom w:val="0"/>
      <w:divBdr>
        <w:top w:val="none" w:sz="0" w:space="0" w:color="auto"/>
        <w:left w:val="none" w:sz="0" w:space="0" w:color="auto"/>
        <w:bottom w:val="none" w:sz="0" w:space="0" w:color="auto"/>
        <w:right w:val="none" w:sz="0" w:space="0" w:color="auto"/>
      </w:divBdr>
    </w:div>
    <w:div w:id="150022314">
      <w:bodyDiv w:val="1"/>
      <w:marLeft w:val="0"/>
      <w:marRight w:val="0"/>
      <w:marTop w:val="0"/>
      <w:marBottom w:val="0"/>
      <w:divBdr>
        <w:top w:val="none" w:sz="0" w:space="0" w:color="auto"/>
        <w:left w:val="none" w:sz="0" w:space="0" w:color="auto"/>
        <w:bottom w:val="none" w:sz="0" w:space="0" w:color="auto"/>
        <w:right w:val="none" w:sz="0" w:space="0" w:color="auto"/>
      </w:divBdr>
      <w:divsChild>
        <w:div w:id="372196137">
          <w:marLeft w:val="0"/>
          <w:marRight w:val="0"/>
          <w:marTop w:val="0"/>
          <w:marBottom w:val="0"/>
          <w:divBdr>
            <w:top w:val="none" w:sz="0" w:space="0" w:color="auto"/>
            <w:left w:val="none" w:sz="0" w:space="0" w:color="auto"/>
            <w:bottom w:val="none" w:sz="0" w:space="0" w:color="auto"/>
            <w:right w:val="none" w:sz="0" w:space="0" w:color="auto"/>
          </w:divBdr>
          <w:divsChild>
            <w:div w:id="5370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2086">
      <w:bodyDiv w:val="1"/>
      <w:marLeft w:val="0"/>
      <w:marRight w:val="0"/>
      <w:marTop w:val="0"/>
      <w:marBottom w:val="0"/>
      <w:divBdr>
        <w:top w:val="none" w:sz="0" w:space="0" w:color="auto"/>
        <w:left w:val="none" w:sz="0" w:space="0" w:color="auto"/>
        <w:bottom w:val="none" w:sz="0" w:space="0" w:color="auto"/>
        <w:right w:val="none" w:sz="0" w:space="0" w:color="auto"/>
      </w:divBdr>
    </w:div>
    <w:div w:id="150684155">
      <w:bodyDiv w:val="1"/>
      <w:marLeft w:val="0"/>
      <w:marRight w:val="0"/>
      <w:marTop w:val="0"/>
      <w:marBottom w:val="0"/>
      <w:divBdr>
        <w:top w:val="none" w:sz="0" w:space="0" w:color="auto"/>
        <w:left w:val="none" w:sz="0" w:space="0" w:color="auto"/>
        <w:bottom w:val="none" w:sz="0" w:space="0" w:color="auto"/>
        <w:right w:val="none" w:sz="0" w:space="0" w:color="auto"/>
      </w:divBdr>
    </w:div>
    <w:div w:id="153299991">
      <w:bodyDiv w:val="1"/>
      <w:marLeft w:val="0"/>
      <w:marRight w:val="0"/>
      <w:marTop w:val="0"/>
      <w:marBottom w:val="0"/>
      <w:divBdr>
        <w:top w:val="none" w:sz="0" w:space="0" w:color="auto"/>
        <w:left w:val="none" w:sz="0" w:space="0" w:color="auto"/>
        <w:bottom w:val="none" w:sz="0" w:space="0" w:color="auto"/>
        <w:right w:val="none" w:sz="0" w:space="0" w:color="auto"/>
      </w:divBdr>
    </w:div>
    <w:div w:id="154541857">
      <w:bodyDiv w:val="1"/>
      <w:marLeft w:val="0"/>
      <w:marRight w:val="0"/>
      <w:marTop w:val="0"/>
      <w:marBottom w:val="0"/>
      <w:divBdr>
        <w:top w:val="none" w:sz="0" w:space="0" w:color="auto"/>
        <w:left w:val="none" w:sz="0" w:space="0" w:color="auto"/>
        <w:bottom w:val="none" w:sz="0" w:space="0" w:color="auto"/>
        <w:right w:val="none" w:sz="0" w:space="0" w:color="auto"/>
      </w:divBdr>
    </w:div>
    <w:div w:id="163936536">
      <w:bodyDiv w:val="1"/>
      <w:marLeft w:val="0"/>
      <w:marRight w:val="0"/>
      <w:marTop w:val="0"/>
      <w:marBottom w:val="0"/>
      <w:divBdr>
        <w:top w:val="none" w:sz="0" w:space="0" w:color="auto"/>
        <w:left w:val="none" w:sz="0" w:space="0" w:color="auto"/>
        <w:bottom w:val="none" w:sz="0" w:space="0" w:color="auto"/>
        <w:right w:val="none" w:sz="0" w:space="0" w:color="auto"/>
      </w:divBdr>
      <w:divsChild>
        <w:div w:id="1821458240">
          <w:marLeft w:val="0"/>
          <w:marRight w:val="0"/>
          <w:marTop w:val="0"/>
          <w:marBottom w:val="0"/>
          <w:divBdr>
            <w:top w:val="none" w:sz="0" w:space="0" w:color="auto"/>
            <w:left w:val="none" w:sz="0" w:space="0" w:color="auto"/>
            <w:bottom w:val="none" w:sz="0" w:space="0" w:color="auto"/>
            <w:right w:val="none" w:sz="0" w:space="0" w:color="auto"/>
          </w:divBdr>
          <w:divsChild>
            <w:div w:id="202613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009">
      <w:bodyDiv w:val="1"/>
      <w:marLeft w:val="0"/>
      <w:marRight w:val="0"/>
      <w:marTop w:val="0"/>
      <w:marBottom w:val="0"/>
      <w:divBdr>
        <w:top w:val="none" w:sz="0" w:space="0" w:color="auto"/>
        <w:left w:val="none" w:sz="0" w:space="0" w:color="auto"/>
        <w:bottom w:val="none" w:sz="0" w:space="0" w:color="auto"/>
        <w:right w:val="none" w:sz="0" w:space="0" w:color="auto"/>
      </w:divBdr>
    </w:div>
    <w:div w:id="170150065">
      <w:bodyDiv w:val="1"/>
      <w:marLeft w:val="0"/>
      <w:marRight w:val="0"/>
      <w:marTop w:val="0"/>
      <w:marBottom w:val="0"/>
      <w:divBdr>
        <w:top w:val="none" w:sz="0" w:space="0" w:color="auto"/>
        <w:left w:val="none" w:sz="0" w:space="0" w:color="auto"/>
        <w:bottom w:val="none" w:sz="0" w:space="0" w:color="auto"/>
        <w:right w:val="none" w:sz="0" w:space="0" w:color="auto"/>
      </w:divBdr>
    </w:div>
    <w:div w:id="175311565">
      <w:bodyDiv w:val="1"/>
      <w:marLeft w:val="0"/>
      <w:marRight w:val="0"/>
      <w:marTop w:val="0"/>
      <w:marBottom w:val="0"/>
      <w:divBdr>
        <w:top w:val="none" w:sz="0" w:space="0" w:color="auto"/>
        <w:left w:val="none" w:sz="0" w:space="0" w:color="auto"/>
        <w:bottom w:val="none" w:sz="0" w:space="0" w:color="auto"/>
        <w:right w:val="none" w:sz="0" w:space="0" w:color="auto"/>
      </w:divBdr>
    </w:div>
    <w:div w:id="175508270">
      <w:bodyDiv w:val="1"/>
      <w:marLeft w:val="0"/>
      <w:marRight w:val="0"/>
      <w:marTop w:val="0"/>
      <w:marBottom w:val="0"/>
      <w:divBdr>
        <w:top w:val="none" w:sz="0" w:space="0" w:color="auto"/>
        <w:left w:val="none" w:sz="0" w:space="0" w:color="auto"/>
        <w:bottom w:val="none" w:sz="0" w:space="0" w:color="auto"/>
        <w:right w:val="none" w:sz="0" w:space="0" w:color="auto"/>
      </w:divBdr>
    </w:div>
    <w:div w:id="177430099">
      <w:bodyDiv w:val="1"/>
      <w:marLeft w:val="0"/>
      <w:marRight w:val="0"/>
      <w:marTop w:val="0"/>
      <w:marBottom w:val="0"/>
      <w:divBdr>
        <w:top w:val="none" w:sz="0" w:space="0" w:color="auto"/>
        <w:left w:val="none" w:sz="0" w:space="0" w:color="auto"/>
        <w:bottom w:val="none" w:sz="0" w:space="0" w:color="auto"/>
        <w:right w:val="none" w:sz="0" w:space="0" w:color="auto"/>
      </w:divBdr>
    </w:div>
    <w:div w:id="177739547">
      <w:bodyDiv w:val="1"/>
      <w:marLeft w:val="0"/>
      <w:marRight w:val="0"/>
      <w:marTop w:val="0"/>
      <w:marBottom w:val="0"/>
      <w:divBdr>
        <w:top w:val="none" w:sz="0" w:space="0" w:color="auto"/>
        <w:left w:val="none" w:sz="0" w:space="0" w:color="auto"/>
        <w:bottom w:val="none" w:sz="0" w:space="0" w:color="auto"/>
        <w:right w:val="none" w:sz="0" w:space="0" w:color="auto"/>
      </w:divBdr>
    </w:div>
    <w:div w:id="179900082">
      <w:bodyDiv w:val="1"/>
      <w:marLeft w:val="0"/>
      <w:marRight w:val="0"/>
      <w:marTop w:val="0"/>
      <w:marBottom w:val="0"/>
      <w:divBdr>
        <w:top w:val="none" w:sz="0" w:space="0" w:color="auto"/>
        <w:left w:val="none" w:sz="0" w:space="0" w:color="auto"/>
        <w:bottom w:val="none" w:sz="0" w:space="0" w:color="auto"/>
        <w:right w:val="none" w:sz="0" w:space="0" w:color="auto"/>
      </w:divBdr>
    </w:div>
    <w:div w:id="182593876">
      <w:bodyDiv w:val="1"/>
      <w:marLeft w:val="0"/>
      <w:marRight w:val="0"/>
      <w:marTop w:val="0"/>
      <w:marBottom w:val="0"/>
      <w:divBdr>
        <w:top w:val="none" w:sz="0" w:space="0" w:color="auto"/>
        <w:left w:val="none" w:sz="0" w:space="0" w:color="auto"/>
        <w:bottom w:val="none" w:sz="0" w:space="0" w:color="auto"/>
        <w:right w:val="none" w:sz="0" w:space="0" w:color="auto"/>
      </w:divBdr>
      <w:divsChild>
        <w:div w:id="2031682347">
          <w:marLeft w:val="0"/>
          <w:marRight w:val="0"/>
          <w:marTop w:val="0"/>
          <w:marBottom w:val="0"/>
          <w:divBdr>
            <w:top w:val="none" w:sz="0" w:space="0" w:color="auto"/>
            <w:left w:val="none" w:sz="0" w:space="0" w:color="auto"/>
            <w:bottom w:val="none" w:sz="0" w:space="0" w:color="auto"/>
            <w:right w:val="none" w:sz="0" w:space="0" w:color="auto"/>
          </w:divBdr>
          <w:divsChild>
            <w:div w:id="376204936">
              <w:marLeft w:val="0"/>
              <w:marRight w:val="0"/>
              <w:marTop w:val="0"/>
              <w:marBottom w:val="0"/>
              <w:divBdr>
                <w:top w:val="none" w:sz="0" w:space="0" w:color="auto"/>
                <w:left w:val="none" w:sz="0" w:space="0" w:color="auto"/>
                <w:bottom w:val="none" w:sz="0" w:space="0" w:color="auto"/>
                <w:right w:val="none" w:sz="0" w:space="0" w:color="auto"/>
              </w:divBdr>
            </w:div>
            <w:div w:id="469707176">
              <w:marLeft w:val="0"/>
              <w:marRight w:val="0"/>
              <w:marTop w:val="0"/>
              <w:marBottom w:val="0"/>
              <w:divBdr>
                <w:top w:val="none" w:sz="0" w:space="0" w:color="auto"/>
                <w:left w:val="none" w:sz="0" w:space="0" w:color="auto"/>
                <w:bottom w:val="none" w:sz="0" w:space="0" w:color="auto"/>
                <w:right w:val="none" w:sz="0" w:space="0" w:color="auto"/>
              </w:divBdr>
            </w:div>
            <w:div w:id="583151851">
              <w:marLeft w:val="0"/>
              <w:marRight w:val="0"/>
              <w:marTop w:val="0"/>
              <w:marBottom w:val="0"/>
              <w:divBdr>
                <w:top w:val="none" w:sz="0" w:space="0" w:color="auto"/>
                <w:left w:val="none" w:sz="0" w:space="0" w:color="auto"/>
                <w:bottom w:val="none" w:sz="0" w:space="0" w:color="auto"/>
                <w:right w:val="none" w:sz="0" w:space="0" w:color="auto"/>
              </w:divBdr>
            </w:div>
            <w:div w:id="822619672">
              <w:marLeft w:val="0"/>
              <w:marRight w:val="0"/>
              <w:marTop w:val="0"/>
              <w:marBottom w:val="0"/>
              <w:divBdr>
                <w:top w:val="none" w:sz="0" w:space="0" w:color="auto"/>
                <w:left w:val="none" w:sz="0" w:space="0" w:color="auto"/>
                <w:bottom w:val="none" w:sz="0" w:space="0" w:color="auto"/>
                <w:right w:val="none" w:sz="0" w:space="0" w:color="auto"/>
              </w:divBdr>
            </w:div>
            <w:div w:id="889807885">
              <w:marLeft w:val="0"/>
              <w:marRight w:val="0"/>
              <w:marTop w:val="0"/>
              <w:marBottom w:val="0"/>
              <w:divBdr>
                <w:top w:val="none" w:sz="0" w:space="0" w:color="auto"/>
                <w:left w:val="none" w:sz="0" w:space="0" w:color="auto"/>
                <w:bottom w:val="none" w:sz="0" w:space="0" w:color="auto"/>
                <w:right w:val="none" w:sz="0" w:space="0" w:color="auto"/>
              </w:divBdr>
            </w:div>
            <w:div w:id="894437037">
              <w:marLeft w:val="0"/>
              <w:marRight w:val="0"/>
              <w:marTop w:val="0"/>
              <w:marBottom w:val="0"/>
              <w:divBdr>
                <w:top w:val="none" w:sz="0" w:space="0" w:color="auto"/>
                <w:left w:val="none" w:sz="0" w:space="0" w:color="auto"/>
                <w:bottom w:val="none" w:sz="0" w:space="0" w:color="auto"/>
                <w:right w:val="none" w:sz="0" w:space="0" w:color="auto"/>
              </w:divBdr>
            </w:div>
            <w:div w:id="1940521679">
              <w:marLeft w:val="0"/>
              <w:marRight w:val="0"/>
              <w:marTop w:val="0"/>
              <w:marBottom w:val="0"/>
              <w:divBdr>
                <w:top w:val="none" w:sz="0" w:space="0" w:color="auto"/>
                <w:left w:val="none" w:sz="0" w:space="0" w:color="auto"/>
                <w:bottom w:val="none" w:sz="0" w:space="0" w:color="auto"/>
                <w:right w:val="none" w:sz="0" w:space="0" w:color="auto"/>
              </w:divBdr>
            </w:div>
            <w:div w:id="1979341718">
              <w:marLeft w:val="0"/>
              <w:marRight w:val="0"/>
              <w:marTop w:val="0"/>
              <w:marBottom w:val="0"/>
              <w:divBdr>
                <w:top w:val="none" w:sz="0" w:space="0" w:color="auto"/>
                <w:left w:val="none" w:sz="0" w:space="0" w:color="auto"/>
                <w:bottom w:val="none" w:sz="0" w:space="0" w:color="auto"/>
                <w:right w:val="none" w:sz="0" w:space="0" w:color="auto"/>
              </w:divBdr>
            </w:div>
            <w:div w:id="20913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9819">
      <w:bodyDiv w:val="1"/>
      <w:marLeft w:val="0"/>
      <w:marRight w:val="0"/>
      <w:marTop w:val="0"/>
      <w:marBottom w:val="0"/>
      <w:divBdr>
        <w:top w:val="none" w:sz="0" w:space="0" w:color="auto"/>
        <w:left w:val="none" w:sz="0" w:space="0" w:color="auto"/>
        <w:bottom w:val="none" w:sz="0" w:space="0" w:color="auto"/>
        <w:right w:val="none" w:sz="0" w:space="0" w:color="auto"/>
      </w:divBdr>
    </w:div>
    <w:div w:id="192034423">
      <w:bodyDiv w:val="1"/>
      <w:marLeft w:val="0"/>
      <w:marRight w:val="0"/>
      <w:marTop w:val="0"/>
      <w:marBottom w:val="0"/>
      <w:divBdr>
        <w:top w:val="none" w:sz="0" w:space="0" w:color="auto"/>
        <w:left w:val="none" w:sz="0" w:space="0" w:color="auto"/>
        <w:bottom w:val="none" w:sz="0" w:space="0" w:color="auto"/>
        <w:right w:val="none" w:sz="0" w:space="0" w:color="auto"/>
      </w:divBdr>
    </w:div>
    <w:div w:id="192115327">
      <w:bodyDiv w:val="1"/>
      <w:marLeft w:val="0"/>
      <w:marRight w:val="0"/>
      <w:marTop w:val="0"/>
      <w:marBottom w:val="0"/>
      <w:divBdr>
        <w:top w:val="none" w:sz="0" w:space="0" w:color="auto"/>
        <w:left w:val="none" w:sz="0" w:space="0" w:color="auto"/>
        <w:bottom w:val="none" w:sz="0" w:space="0" w:color="auto"/>
        <w:right w:val="none" w:sz="0" w:space="0" w:color="auto"/>
      </w:divBdr>
    </w:div>
    <w:div w:id="193158229">
      <w:bodyDiv w:val="1"/>
      <w:marLeft w:val="0"/>
      <w:marRight w:val="0"/>
      <w:marTop w:val="0"/>
      <w:marBottom w:val="0"/>
      <w:divBdr>
        <w:top w:val="none" w:sz="0" w:space="0" w:color="auto"/>
        <w:left w:val="none" w:sz="0" w:space="0" w:color="auto"/>
        <w:bottom w:val="none" w:sz="0" w:space="0" w:color="auto"/>
        <w:right w:val="none" w:sz="0" w:space="0" w:color="auto"/>
      </w:divBdr>
    </w:div>
    <w:div w:id="200944604">
      <w:bodyDiv w:val="1"/>
      <w:marLeft w:val="0"/>
      <w:marRight w:val="0"/>
      <w:marTop w:val="0"/>
      <w:marBottom w:val="0"/>
      <w:divBdr>
        <w:top w:val="none" w:sz="0" w:space="0" w:color="auto"/>
        <w:left w:val="none" w:sz="0" w:space="0" w:color="auto"/>
        <w:bottom w:val="none" w:sz="0" w:space="0" w:color="auto"/>
        <w:right w:val="none" w:sz="0" w:space="0" w:color="auto"/>
      </w:divBdr>
    </w:div>
    <w:div w:id="201285234">
      <w:bodyDiv w:val="1"/>
      <w:marLeft w:val="0"/>
      <w:marRight w:val="0"/>
      <w:marTop w:val="0"/>
      <w:marBottom w:val="0"/>
      <w:divBdr>
        <w:top w:val="none" w:sz="0" w:space="0" w:color="auto"/>
        <w:left w:val="none" w:sz="0" w:space="0" w:color="auto"/>
        <w:bottom w:val="none" w:sz="0" w:space="0" w:color="auto"/>
        <w:right w:val="none" w:sz="0" w:space="0" w:color="auto"/>
      </w:divBdr>
    </w:div>
    <w:div w:id="202862705">
      <w:bodyDiv w:val="1"/>
      <w:marLeft w:val="0"/>
      <w:marRight w:val="0"/>
      <w:marTop w:val="0"/>
      <w:marBottom w:val="0"/>
      <w:divBdr>
        <w:top w:val="none" w:sz="0" w:space="0" w:color="auto"/>
        <w:left w:val="none" w:sz="0" w:space="0" w:color="auto"/>
        <w:bottom w:val="none" w:sz="0" w:space="0" w:color="auto"/>
        <w:right w:val="none" w:sz="0" w:space="0" w:color="auto"/>
      </w:divBdr>
    </w:div>
    <w:div w:id="203756116">
      <w:bodyDiv w:val="1"/>
      <w:marLeft w:val="0"/>
      <w:marRight w:val="0"/>
      <w:marTop w:val="0"/>
      <w:marBottom w:val="0"/>
      <w:divBdr>
        <w:top w:val="none" w:sz="0" w:space="0" w:color="auto"/>
        <w:left w:val="none" w:sz="0" w:space="0" w:color="auto"/>
        <w:bottom w:val="none" w:sz="0" w:space="0" w:color="auto"/>
        <w:right w:val="none" w:sz="0" w:space="0" w:color="auto"/>
      </w:divBdr>
    </w:div>
    <w:div w:id="204951429">
      <w:bodyDiv w:val="1"/>
      <w:marLeft w:val="0"/>
      <w:marRight w:val="0"/>
      <w:marTop w:val="0"/>
      <w:marBottom w:val="0"/>
      <w:divBdr>
        <w:top w:val="none" w:sz="0" w:space="0" w:color="auto"/>
        <w:left w:val="none" w:sz="0" w:space="0" w:color="auto"/>
        <w:bottom w:val="none" w:sz="0" w:space="0" w:color="auto"/>
        <w:right w:val="none" w:sz="0" w:space="0" w:color="auto"/>
      </w:divBdr>
    </w:div>
    <w:div w:id="206528889">
      <w:bodyDiv w:val="1"/>
      <w:marLeft w:val="0"/>
      <w:marRight w:val="0"/>
      <w:marTop w:val="0"/>
      <w:marBottom w:val="0"/>
      <w:divBdr>
        <w:top w:val="none" w:sz="0" w:space="0" w:color="auto"/>
        <w:left w:val="none" w:sz="0" w:space="0" w:color="auto"/>
        <w:bottom w:val="none" w:sz="0" w:space="0" w:color="auto"/>
        <w:right w:val="none" w:sz="0" w:space="0" w:color="auto"/>
      </w:divBdr>
      <w:divsChild>
        <w:div w:id="1816290708">
          <w:marLeft w:val="0"/>
          <w:marRight w:val="0"/>
          <w:marTop w:val="0"/>
          <w:marBottom w:val="0"/>
          <w:divBdr>
            <w:top w:val="none" w:sz="0" w:space="0" w:color="auto"/>
            <w:left w:val="none" w:sz="0" w:space="0" w:color="auto"/>
            <w:bottom w:val="none" w:sz="0" w:space="0" w:color="auto"/>
            <w:right w:val="none" w:sz="0" w:space="0" w:color="auto"/>
          </w:divBdr>
          <w:divsChild>
            <w:div w:id="88371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9293">
      <w:bodyDiv w:val="1"/>
      <w:marLeft w:val="0"/>
      <w:marRight w:val="0"/>
      <w:marTop w:val="0"/>
      <w:marBottom w:val="0"/>
      <w:divBdr>
        <w:top w:val="none" w:sz="0" w:space="0" w:color="auto"/>
        <w:left w:val="none" w:sz="0" w:space="0" w:color="auto"/>
        <w:bottom w:val="none" w:sz="0" w:space="0" w:color="auto"/>
        <w:right w:val="none" w:sz="0" w:space="0" w:color="auto"/>
      </w:divBdr>
      <w:divsChild>
        <w:div w:id="1362895144">
          <w:marLeft w:val="0"/>
          <w:marRight w:val="0"/>
          <w:marTop w:val="0"/>
          <w:marBottom w:val="0"/>
          <w:divBdr>
            <w:top w:val="none" w:sz="0" w:space="0" w:color="auto"/>
            <w:left w:val="none" w:sz="0" w:space="0" w:color="auto"/>
            <w:bottom w:val="none" w:sz="0" w:space="0" w:color="auto"/>
            <w:right w:val="none" w:sz="0" w:space="0" w:color="auto"/>
          </w:divBdr>
          <w:divsChild>
            <w:div w:id="187514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2850">
      <w:bodyDiv w:val="1"/>
      <w:marLeft w:val="0"/>
      <w:marRight w:val="0"/>
      <w:marTop w:val="0"/>
      <w:marBottom w:val="0"/>
      <w:divBdr>
        <w:top w:val="none" w:sz="0" w:space="0" w:color="auto"/>
        <w:left w:val="none" w:sz="0" w:space="0" w:color="auto"/>
        <w:bottom w:val="none" w:sz="0" w:space="0" w:color="auto"/>
        <w:right w:val="none" w:sz="0" w:space="0" w:color="auto"/>
      </w:divBdr>
    </w:div>
    <w:div w:id="216476195">
      <w:bodyDiv w:val="1"/>
      <w:marLeft w:val="0"/>
      <w:marRight w:val="0"/>
      <w:marTop w:val="0"/>
      <w:marBottom w:val="0"/>
      <w:divBdr>
        <w:top w:val="none" w:sz="0" w:space="0" w:color="auto"/>
        <w:left w:val="none" w:sz="0" w:space="0" w:color="auto"/>
        <w:bottom w:val="none" w:sz="0" w:space="0" w:color="auto"/>
        <w:right w:val="none" w:sz="0" w:space="0" w:color="auto"/>
      </w:divBdr>
    </w:div>
    <w:div w:id="220218296">
      <w:bodyDiv w:val="1"/>
      <w:marLeft w:val="0"/>
      <w:marRight w:val="0"/>
      <w:marTop w:val="0"/>
      <w:marBottom w:val="0"/>
      <w:divBdr>
        <w:top w:val="none" w:sz="0" w:space="0" w:color="auto"/>
        <w:left w:val="none" w:sz="0" w:space="0" w:color="auto"/>
        <w:bottom w:val="none" w:sz="0" w:space="0" w:color="auto"/>
        <w:right w:val="none" w:sz="0" w:space="0" w:color="auto"/>
      </w:divBdr>
    </w:div>
    <w:div w:id="221328213">
      <w:bodyDiv w:val="1"/>
      <w:marLeft w:val="0"/>
      <w:marRight w:val="0"/>
      <w:marTop w:val="0"/>
      <w:marBottom w:val="0"/>
      <w:divBdr>
        <w:top w:val="none" w:sz="0" w:space="0" w:color="auto"/>
        <w:left w:val="none" w:sz="0" w:space="0" w:color="auto"/>
        <w:bottom w:val="none" w:sz="0" w:space="0" w:color="auto"/>
        <w:right w:val="none" w:sz="0" w:space="0" w:color="auto"/>
      </w:divBdr>
    </w:div>
    <w:div w:id="224220332">
      <w:bodyDiv w:val="1"/>
      <w:marLeft w:val="0"/>
      <w:marRight w:val="0"/>
      <w:marTop w:val="0"/>
      <w:marBottom w:val="0"/>
      <w:divBdr>
        <w:top w:val="none" w:sz="0" w:space="0" w:color="auto"/>
        <w:left w:val="none" w:sz="0" w:space="0" w:color="auto"/>
        <w:bottom w:val="none" w:sz="0" w:space="0" w:color="auto"/>
        <w:right w:val="none" w:sz="0" w:space="0" w:color="auto"/>
      </w:divBdr>
    </w:div>
    <w:div w:id="225724348">
      <w:bodyDiv w:val="1"/>
      <w:marLeft w:val="0"/>
      <w:marRight w:val="0"/>
      <w:marTop w:val="0"/>
      <w:marBottom w:val="0"/>
      <w:divBdr>
        <w:top w:val="none" w:sz="0" w:space="0" w:color="auto"/>
        <w:left w:val="none" w:sz="0" w:space="0" w:color="auto"/>
        <w:bottom w:val="none" w:sz="0" w:space="0" w:color="auto"/>
        <w:right w:val="none" w:sz="0" w:space="0" w:color="auto"/>
      </w:divBdr>
    </w:div>
    <w:div w:id="229729802">
      <w:bodyDiv w:val="1"/>
      <w:marLeft w:val="0"/>
      <w:marRight w:val="0"/>
      <w:marTop w:val="0"/>
      <w:marBottom w:val="0"/>
      <w:divBdr>
        <w:top w:val="none" w:sz="0" w:space="0" w:color="auto"/>
        <w:left w:val="none" w:sz="0" w:space="0" w:color="auto"/>
        <w:bottom w:val="none" w:sz="0" w:space="0" w:color="auto"/>
        <w:right w:val="none" w:sz="0" w:space="0" w:color="auto"/>
      </w:divBdr>
    </w:div>
    <w:div w:id="232082456">
      <w:bodyDiv w:val="1"/>
      <w:marLeft w:val="0"/>
      <w:marRight w:val="0"/>
      <w:marTop w:val="0"/>
      <w:marBottom w:val="0"/>
      <w:divBdr>
        <w:top w:val="none" w:sz="0" w:space="0" w:color="auto"/>
        <w:left w:val="none" w:sz="0" w:space="0" w:color="auto"/>
        <w:bottom w:val="none" w:sz="0" w:space="0" w:color="auto"/>
        <w:right w:val="none" w:sz="0" w:space="0" w:color="auto"/>
      </w:divBdr>
    </w:div>
    <w:div w:id="232085926">
      <w:bodyDiv w:val="1"/>
      <w:marLeft w:val="0"/>
      <w:marRight w:val="0"/>
      <w:marTop w:val="0"/>
      <w:marBottom w:val="0"/>
      <w:divBdr>
        <w:top w:val="none" w:sz="0" w:space="0" w:color="auto"/>
        <w:left w:val="none" w:sz="0" w:space="0" w:color="auto"/>
        <w:bottom w:val="none" w:sz="0" w:space="0" w:color="auto"/>
        <w:right w:val="none" w:sz="0" w:space="0" w:color="auto"/>
      </w:divBdr>
    </w:div>
    <w:div w:id="233439291">
      <w:bodyDiv w:val="1"/>
      <w:marLeft w:val="0"/>
      <w:marRight w:val="0"/>
      <w:marTop w:val="0"/>
      <w:marBottom w:val="0"/>
      <w:divBdr>
        <w:top w:val="none" w:sz="0" w:space="0" w:color="auto"/>
        <w:left w:val="none" w:sz="0" w:space="0" w:color="auto"/>
        <w:bottom w:val="none" w:sz="0" w:space="0" w:color="auto"/>
        <w:right w:val="none" w:sz="0" w:space="0" w:color="auto"/>
      </w:divBdr>
    </w:div>
    <w:div w:id="236408241">
      <w:bodyDiv w:val="1"/>
      <w:marLeft w:val="0"/>
      <w:marRight w:val="0"/>
      <w:marTop w:val="0"/>
      <w:marBottom w:val="0"/>
      <w:divBdr>
        <w:top w:val="none" w:sz="0" w:space="0" w:color="auto"/>
        <w:left w:val="none" w:sz="0" w:space="0" w:color="auto"/>
        <w:bottom w:val="none" w:sz="0" w:space="0" w:color="auto"/>
        <w:right w:val="none" w:sz="0" w:space="0" w:color="auto"/>
      </w:divBdr>
    </w:div>
    <w:div w:id="238952272">
      <w:bodyDiv w:val="1"/>
      <w:marLeft w:val="0"/>
      <w:marRight w:val="0"/>
      <w:marTop w:val="0"/>
      <w:marBottom w:val="0"/>
      <w:divBdr>
        <w:top w:val="none" w:sz="0" w:space="0" w:color="auto"/>
        <w:left w:val="none" w:sz="0" w:space="0" w:color="auto"/>
        <w:bottom w:val="none" w:sz="0" w:space="0" w:color="auto"/>
        <w:right w:val="none" w:sz="0" w:space="0" w:color="auto"/>
      </w:divBdr>
      <w:divsChild>
        <w:div w:id="1884708828">
          <w:marLeft w:val="0"/>
          <w:marRight w:val="0"/>
          <w:marTop w:val="0"/>
          <w:marBottom w:val="0"/>
          <w:divBdr>
            <w:top w:val="none" w:sz="0" w:space="0" w:color="auto"/>
            <w:left w:val="none" w:sz="0" w:space="0" w:color="auto"/>
            <w:bottom w:val="none" w:sz="0" w:space="0" w:color="auto"/>
            <w:right w:val="none" w:sz="0" w:space="0" w:color="auto"/>
          </w:divBdr>
          <w:divsChild>
            <w:div w:id="175068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987312">
      <w:bodyDiv w:val="1"/>
      <w:marLeft w:val="0"/>
      <w:marRight w:val="0"/>
      <w:marTop w:val="0"/>
      <w:marBottom w:val="0"/>
      <w:divBdr>
        <w:top w:val="none" w:sz="0" w:space="0" w:color="auto"/>
        <w:left w:val="none" w:sz="0" w:space="0" w:color="auto"/>
        <w:bottom w:val="none" w:sz="0" w:space="0" w:color="auto"/>
        <w:right w:val="none" w:sz="0" w:space="0" w:color="auto"/>
      </w:divBdr>
    </w:div>
    <w:div w:id="240988686">
      <w:bodyDiv w:val="1"/>
      <w:marLeft w:val="0"/>
      <w:marRight w:val="0"/>
      <w:marTop w:val="0"/>
      <w:marBottom w:val="0"/>
      <w:divBdr>
        <w:top w:val="none" w:sz="0" w:space="0" w:color="auto"/>
        <w:left w:val="none" w:sz="0" w:space="0" w:color="auto"/>
        <w:bottom w:val="none" w:sz="0" w:space="0" w:color="auto"/>
        <w:right w:val="none" w:sz="0" w:space="0" w:color="auto"/>
      </w:divBdr>
    </w:div>
    <w:div w:id="245388219">
      <w:bodyDiv w:val="1"/>
      <w:marLeft w:val="0"/>
      <w:marRight w:val="0"/>
      <w:marTop w:val="0"/>
      <w:marBottom w:val="0"/>
      <w:divBdr>
        <w:top w:val="none" w:sz="0" w:space="0" w:color="auto"/>
        <w:left w:val="none" w:sz="0" w:space="0" w:color="auto"/>
        <w:bottom w:val="none" w:sz="0" w:space="0" w:color="auto"/>
        <w:right w:val="none" w:sz="0" w:space="0" w:color="auto"/>
      </w:divBdr>
    </w:div>
    <w:div w:id="247202241">
      <w:bodyDiv w:val="1"/>
      <w:marLeft w:val="0"/>
      <w:marRight w:val="0"/>
      <w:marTop w:val="0"/>
      <w:marBottom w:val="0"/>
      <w:divBdr>
        <w:top w:val="none" w:sz="0" w:space="0" w:color="auto"/>
        <w:left w:val="none" w:sz="0" w:space="0" w:color="auto"/>
        <w:bottom w:val="none" w:sz="0" w:space="0" w:color="auto"/>
        <w:right w:val="none" w:sz="0" w:space="0" w:color="auto"/>
      </w:divBdr>
    </w:div>
    <w:div w:id="249388944">
      <w:bodyDiv w:val="1"/>
      <w:marLeft w:val="0"/>
      <w:marRight w:val="0"/>
      <w:marTop w:val="0"/>
      <w:marBottom w:val="0"/>
      <w:divBdr>
        <w:top w:val="none" w:sz="0" w:space="0" w:color="auto"/>
        <w:left w:val="none" w:sz="0" w:space="0" w:color="auto"/>
        <w:bottom w:val="none" w:sz="0" w:space="0" w:color="auto"/>
        <w:right w:val="none" w:sz="0" w:space="0" w:color="auto"/>
      </w:divBdr>
    </w:div>
    <w:div w:id="251742300">
      <w:bodyDiv w:val="1"/>
      <w:marLeft w:val="0"/>
      <w:marRight w:val="0"/>
      <w:marTop w:val="0"/>
      <w:marBottom w:val="0"/>
      <w:divBdr>
        <w:top w:val="none" w:sz="0" w:space="0" w:color="auto"/>
        <w:left w:val="none" w:sz="0" w:space="0" w:color="auto"/>
        <w:bottom w:val="none" w:sz="0" w:space="0" w:color="auto"/>
        <w:right w:val="none" w:sz="0" w:space="0" w:color="auto"/>
      </w:divBdr>
    </w:div>
    <w:div w:id="268632151">
      <w:bodyDiv w:val="1"/>
      <w:marLeft w:val="0"/>
      <w:marRight w:val="0"/>
      <w:marTop w:val="0"/>
      <w:marBottom w:val="0"/>
      <w:divBdr>
        <w:top w:val="none" w:sz="0" w:space="0" w:color="auto"/>
        <w:left w:val="none" w:sz="0" w:space="0" w:color="auto"/>
        <w:bottom w:val="none" w:sz="0" w:space="0" w:color="auto"/>
        <w:right w:val="none" w:sz="0" w:space="0" w:color="auto"/>
      </w:divBdr>
    </w:div>
    <w:div w:id="274137625">
      <w:bodyDiv w:val="1"/>
      <w:marLeft w:val="0"/>
      <w:marRight w:val="0"/>
      <w:marTop w:val="0"/>
      <w:marBottom w:val="0"/>
      <w:divBdr>
        <w:top w:val="none" w:sz="0" w:space="0" w:color="auto"/>
        <w:left w:val="none" w:sz="0" w:space="0" w:color="auto"/>
        <w:bottom w:val="none" w:sz="0" w:space="0" w:color="auto"/>
        <w:right w:val="none" w:sz="0" w:space="0" w:color="auto"/>
      </w:divBdr>
    </w:div>
    <w:div w:id="274946479">
      <w:bodyDiv w:val="1"/>
      <w:marLeft w:val="0"/>
      <w:marRight w:val="0"/>
      <w:marTop w:val="0"/>
      <w:marBottom w:val="0"/>
      <w:divBdr>
        <w:top w:val="none" w:sz="0" w:space="0" w:color="auto"/>
        <w:left w:val="none" w:sz="0" w:space="0" w:color="auto"/>
        <w:bottom w:val="none" w:sz="0" w:space="0" w:color="auto"/>
        <w:right w:val="none" w:sz="0" w:space="0" w:color="auto"/>
      </w:divBdr>
    </w:div>
    <w:div w:id="277958863">
      <w:bodyDiv w:val="1"/>
      <w:marLeft w:val="0"/>
      <w:marRight w:val="0"/>
      <w:marTop w:val="0"/>
      <w:marBottom w:val="0"/>
      <w:divBdr>
        <w:top w:val="none" w:sz="0" w:space="0" w:color="auto"/>
        <w:left w:val="none" w:sz="0" w:space="0" w:color="auto"/>
        <w:bottom w:val="none" w:sz="0" w:space="0" w:color="auto"/>
        <w:right w:val="none" w:sz="0" w:space="0" w:color="auto"/>
      </w:divBdr>
    </w:div>
    <w:div w:id="281501932">
      <w:bodyDiv w:val="1"/>
      <w:marLeft w:val="0"/>
      <w:marRight w:val="0"/>
      <w:marTop w:val="0"/>
      <w:marBottom w:val="0"/>
      <w:divBdr>
        <w:top w:val="none" w:sz="0" w:space="0" w:color="auto"/>
        <w:left w:val="none" w:sz="0" w:space="0" w:color="auto"/>
        <w:bottom w:val="none" w:sz="0" w:space="0" w:color="auto"/>
        <w:right w:val="none" w:sz="0" w:space="0" w:color="auto"/>
      </w:divBdr>
      <w:divsChild>
        <w:div w:id="924845023">
          <w:marLeft w:val="0"/>
          <w:marRight w:val="0"/>
          <w:marTop w:val="0"/>
          <w:marBottom w:val="0"/>
          <w:divBdr>
            <w:top w:val="none" w:sz="0" w:space="0" w:color="auto"/>
            <w:left w:val="none" w:sz="0" w:space="0" w:color="auto"/>
            <w:bottom w:val="none" w:sz="0" w:space="0" w:color="auto"/>
            <w:right w:val="none" w:sz="0" w:space="0" w:color="auto"/>
          </w:divBdr>
          <w:divsChild>
            <w:div w:id="196820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91274">
      <w:bodyDiv w:val="1"/>
      <w:marLeft w:val="0"/>
      <w:marRight w:val="0"/>
      <w:marTop w:val="0"/>
      <w:marBottom w:val="0"/>
      <w:divBdr>
        <w:top w:val="none" w:sz="0" w:space="0" w:color="auto"/>
        <w:left w:val="none" w:sz="0" w:space="0" w:color="auto"/>
        <w:bottom w:val="none" w:sz="0" w:space="0" w:color="auto"/>
        <w:right w:val="none" w:sz="0" w:space="0" w:color="auto"/>
      </w:divBdr>
    </w:div>
    <w:div w:id="284427430">
      <w:bodyDiv w:val="1"/>
      <w:marLeft w:val="0"/>
      <w:marRight w:val="0"/>
      <w:marTop w:val="0"/>
      <w:marBottom w:val="0"/>
      <w:divBdr>
        <w:top w:val="none" w:sz="0" w:space="0" w:color="auto"/>
        <w:left w:val="none" w:sz="0" w:space="0" w:color="auto"/>
        <w:bottom w:val="none" w:sz="0" w:space="0" w:color="auto"/>
        <w:right w:val="none" w:sz="0" w:space="0" w:color="auto"/>
      </w:divBdr>
    </w:div>
    <w:div w:id="290092451">
      <w:bodyDiv w:val="1"/>
      <w:marLeft w:val="0"/>
      <w:marRight w:val="0"/>
      <w:marTop w:val="0"/>
      <w:marBottom w:val="0"/>
      <w:divBdr>
        <w:top w:val="none" w:sz="0" w:space="0" w:color="auto"/>
        <w:left w:val="none" w:sz="0" w:space="0" w:color="auto"/>
        <w:bottom w:val="none" w:sz="0" w:space="0" w:color="auto"/>
        <w:right w:val="none" w:sz="0" w:space="0" w:color="auto"/>
      </w:divBdr>
    </w:div>
    <w:div w:id="292712193">
      <w:bodyDiv w:val="1"/>
      <w:marLeft w:val="0"/>
      <w:marRight w:val="0"/>
      <w:marTop w:val="0"/>
      <w:marBottom w:val="0"/>
      <w:divBdr>
        <w:top w:val="none" w:sz="0" w:space="0" w:color="auto"/>
        <w:left w:val="none" w:sz="0" w:space="0" w:color="auto"/>
        <w:bottom w:val="none" w:sz="0" w:space="0" w:color="auto"/>
        <w:right w:val="none" w:sz="0" w:space="0" w:color="auto"/>
      </w:divBdr>
      <w:divsChild>
        <w:div w:id="1922979172">
          <w:marLeft w:val="0"/>
          <w:marRight w:val="0"/>
          <w:marTop w:val="0"/>
          <w:marBottom w:val="0"/>
          <w:divBdr>
            <w:top w:val="none" w:sz="0" w:space="0" w:color="auto"/>
            <w:left w:val="none" w:sz="0" w:space="0" w:color="auto"/>
            <w:bottom w:val="none" w:sz="0" w:space="0" w:color="auto"/>
            <w:right w:val="none" w:sz="0" w:space="0" w:color="auto"/>
          </w:divBdr>
          <w:divsChild>
            <w:div w:id="1572042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257466">
      <w:bodyDiv w:val="1"/>
      <w:marLeft w:val="0"/>
      <w:marRight w:val="0"/>
      <w:marTop w:val="0"/>
      <w:marBottom w:val="0"/>
      <w:divBdr>
        <w:top w:val="none" w:sz="0" w:space="0" w:color="auto"/>
        <w:left w:val="none" w:sz="0" w:space="0" w:color="auto"/>
        <w:bottom w:val="none" w:sz="0" w:space="0" w:color="auto"/>
        <w:right w:val="none" w:sz="0" w:space="0" w:color="auto"/>
      </w:divBdr>
    </w:div>
    <w:div w:id="299189056">
      <w:bodyDiv w:val="1"/>
      <w:marLeft w:val="0"/>
      <w:marRight w:val="0"/>
      <w:marTop w:val="0"/>
      <w:marBottom w:val="0"/>
      <w:divBdr>
        <w:top w:val="none" w:sz="0" w:space="0" w:color="auto"/>
        <w:left w:val="none" w:sz="0" w:space="0" w:color="auto"/>
        <w:bottom w:val="none" w:sz="0" w:space="0" w:color="auto"/>
        <w:right w:val="none" w:sz="0" w:space="0" w:color="auto"/>
      </w:divBdr>
    </w:div>
    <w:div w:id="299386529">
      <w:bodyDiv w:val="1"/>
      <w:marLeft w:val="0"/>
      <w:marRight w:val="0"/>
      <w:marTop w:val="0"/>
      <w:marBottom w:val="0"/>
      <w:divBdr>
        <w:top w:val="none" w:sz="0" w:space="0" w:color="auto"/>
        <w:left w:val="none" w:sz="0" w:space="0" w:color="auto"/>
        <w:bottom w:val="none" w:sz="0" w:space="0" w:color="auto"/>
        <w:right w:val="none" w:sz="0" w:space="0" w:color="auto"/>
      </w:divBdr>
    </w:div>
    <w:div w:id="304942375">
      <w:bodyDiv w:val="1"/>
      <w:marLeft w:val="0"/>
      <w:marRight w:val="0"/>
      <w:marTop w:val="0"/>
      <w:marBottom w:val="0"/>
      <w:divBdr>
        <w:top w:val="none" w:sz="0" w:space="0" w:color="auto"/>
        <w:left w:val="none" w:sz="0" w:space="0" w:color="auto"/>
        <w:bottom w:val="none" w:sz="0" w:space="0" w:color="auto"/>
        <w:right w:val="none" w:sz="0" w:space="0" w:color="auto"/>
      </w:divBdr>
    </w:div>
    <w:div w:id="306477441">
      <w:bodyDiv w:val="1"/>
      <w:marLeft w:val="0"/>
      <w:marRight w:val="0"/>
      <w:marTop w:val="0"/>
      <w:marBottom w:val="0"/>
      <w:divBdr>
        <w:top w:val="none" w:sz="0" w:space="0" w:color="auto"/>
        <w:left w:val="none" w:sz="0" w:space="0" w:color="auto"/>
        <w:bottom w:val="none" w:sz="0" w:space="0" w:color="auto"/>
        <w:right w:val="none" w:sz="0" w:space="0" w:color="auto"/>
      </w:divBdr>
    </w:div>
    <w:div w:id="309098490">
      <w:bodyDiv w:val="1"/>
      <w:marLeft w:val="0"/>
      <w:marRight w:val="0"/>
      <w:marTop w:val="0"/>
      <w:marBottom w:val="0"/>
      <w:divBdr>
        <w:top w:val="none" w:sz="0" w:space="0" w:color="auto"/>
        <w:left w:val="none" w:sz="0" w:space="0" w:color="auto"/>
        <w:bottom w:val="none" w:sz="0" w:space="0" w:color="auto"/>
        <w:right w:val="none" w:sz="0" w:space="0" w:color="auto"/>
      </w:divBdr>
    </w:div>
    <w:div w:id="309869469">
      <w:bodyDiv w:val="1"/>
      <w:marLeft w:val="0"/>
      <w:marRight w:val="0"/>
      <w:marTop w:val="0"/>
      <w:marBottom w:val="0"/>
      <w:divBdr>
        <w:top w:val="none" w:sz="0" w:space="0" w:color="auto"/>
        <w:left w:val="none" w:sz="0" w:space="0" w:color="auto"/>
        <w:bottom w:val="none" w:sz="0" w:space="0" w:color="auto"/>
        <w:right w:val="none" w:sz="0" w:space="0" w:color="auto"/>
      </w:divBdr>
    </w:div>
    <w:div w:id="312753970">
      <w:bodyDiv w:val="1"/>
      <w:marLeft w:val="0"/>
      <w:marRight w:val="0"/>
      <w:marTop w:val="0"/>
      <w:marBottom w:val="0"/>
      <w:divBdr>
        <w:top w:val="none" w:sz="0" w:space="0" w:color="auto"/>
        <w:left w:val="none" w:sz="0" w:space="0" w:color="auto"/>
        <w:bottom w:val="none" w:sz="0" w:space="0" w:color="auto"/>
        <w:right w:val="none" w:sz="0" w:space="0" w:color="auto"/>
      </w:divBdr>
    </w:div>
    <w:div w:id="313533607">
      <w:bodyDiv w:val="1"/>
      <w:marLeft w:val="0"/>
      <w:marRight w:val="0"/>
      <w:marTop w:val="0"/>
      <w:marBottom w:val="0"/>
      <w:divBdr>
        <w:top w:val="none" w:sz="0" w:space="0" w:color="auto"/>
        <w:left w:val="none" w:sz="0" w:space="0" w:color="auto"/>
        <w:bottom w:val="none" w:sz="0" w:space="0" w:color="auto"/>
        <w:right w:val="none" w:sz="0" w:space="0" w:color="auto"/>
      </w:divBdr>
    </w:div>
    <w:div w:id="317078745">
      <w:bodyDiv w:val="1"/>
      <w:marLeft w:val="0"/>
      <w:marRight w:val="0"/>
      <w:marTop w:val="0"/>
      <w:marBottom w:val="0"/>
      <w:divBdr>
        <w:top w:val="none" w:sz="0" w:space="0" w:color="auto"/>
        <w:left w:val="none" w:sz="0" w:space="0" w:color="auto"/>
        <w:bottom w:val="none" w:sz="0" w:space="0" w:color="auto"/>
        <w:right w:val="none" w:sz="0" w:space="0" w:color="auto"/>
      </w:divBdr>
    </w:div>
    <w:div w:id="317852007">
      <w:bodyDiv w:val="1"/>
      <w:marLeft w:val="0"/>
      <w:marRight w:val="0"/>
      <w:marTop w:val="0"/>
      <w:marBottom w:val="0"/>
      <w:divBdr>
        <w:top w:val="none" w:sz="0" w:space="0" w:color="auto"/>
        <w:left w:val="none" w:sz="0" w:space="0" w:color="auto"/>
        <w:bottom w:val="none" w:sz="0" w:space="0" w:color="auto"/>
        <w:right w:val="none" w:sz="0" w:space="0" w:color="auto"/>
      </w:divBdr>
    </w:div>
    <w:div w:id="321591685">
      <w:bodyDiv w:val="1"/>
      <w:marLeft w:val="0"/>
      <w:marRight w:val="0"/>
      <w:marTop w:val="0"/>
      <w:marBottom w:val="0"/>
      <w:divBdr>
        <w:top w:val="none" w:sz="0" w:space="0" w:color="auto"/>
        <w:left w:val="none" w:sz="0" w:space="0" w:color="auto"/>
        <w:bottom w:val="none" w:sz="0" w:space="0" w:color="auto"/>
        <w:right w:val="none" w:sz="0" w:space="0" w:color="auto"/>
      </w:divBdr>
    </w:div>
    <w:div w:id="324361434">
      <w:bodyDiv w:val="1"/>
      <w:marLeft w:val="0"/>
      <w:marRight w:val="0"/>
      <w:marTop w:val="0"/>
      <w:marBottom w:val="0"/>
      <w:divBdr>
        <w:top w:val="none" w:sz="0" w:space="0" w:color="auto"/>
        <w:left w:val="none" w:sz="0" w:space="0" w:color="auto"/>
        <w:bottom w:val="none" w:sz="0" w:space="0" w:color="auto"/>
        <w:right w:val="none" w:sz="0" w:space="0" w:color="auto"/>
      </w:divBdr>
      <w:divsChild>
        <w:div w:id="1875313107">
          <w:marLeft w:val="0"/>
          <w:marRight w:val="0"/>
          <w:marTop w:val="0"/>
          <w:marBottom w:val="0"/>
          <w:divBdr>
            <w:top w:val="none" w:sz="0" w:space="0" w:color="auto"/>
            <w:left w:val="none" w:sz="0" w:space="0" w:color="auto"/>
            <w:bottom w:val="none" w:sz="0" w:space="0" w:color="auto"/>
            <w:right w:val="none" w:sz="0" w:space="0" w:color="auto"/>
          </w:divBdr>
          <w:divsChild>
            <w:div w:id="537546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25436">
      <w:bodyDiv w:val="1"/>
      <w:marLeft w:val="0"/>
      <w:marRight w:val="0"/>
      <w:marTop w:val="0"/>
      <w:marBottom w:val="0"/>
      <w:divBdr>
        <w:top w:val="none" w:sz="0" w:space="0" w:color="auto"/>
        <w:left w:val="none" w:sz="0" w:space="0" w:color="auto"/>
        <w:bottom w:val="none" w:sz="0" w:space="0" w:color="auto"/>
        <w:right w:val="none" w:sz="0" w:space="0" w:color="auto"/>
      </w:divBdr>
    </w:div>
    <w:div w:id="326330665">
      <w:bodyDiv w:val="1"/>
      <w:marLeft w:val="0"/>
      <w:marRight w:val="0"/>
      <w:marTop w:val="0"/>
      <w:marBottom w:val="0"/>
      <w:divBdr>
        <w:top w:val="none" w:sz="0" w:space="0" w:color="auto"/>
        <w:left w:val="none" w:sz="0" w:space="0" w:color="auto"/>
        <w:bottom w:val="none" w:sz="0" w:space="0" w:color="auto"/>
        <w:right w:val="none" w:sz="0" w:space="0" w:color="auto"/>
      </w:divBdr>
    </w:div>
    <w:div w:id="328532208">
      <w:bodyDiv w:val="1"/>
      <w:marLeft w:val="0"/>
      <w:marRight w:val="0"/>
      <w:marTop w:val="0"/>
      <w:marBottom w:val="0"/>
      <w:divBdr>
        <w:top w:val="none" w:sz="0" w:space="0" w:color="auto"/>
        <w:left w:val="none" w:sz="0" w:space="0" w:color="auto"/>
        <w:bottom w:val="none" w:sz="0" w:space="0" w:color="auto"/>
        <w:right w:val="none" w:sz="0" w:space="0" w:color="auto"/>
      </w:divBdr>
    </w:div>
    <w:div w:id="332924406">
      <w:bodyDiv w:val="1"/>
      <w:marLeft w:val="0"/>
      <w:marRight w:val="0"/>
      <w:marTop w:val="0"/>
      <w:marBottom w:val="0"/>
      <w:divBdr>
        <w:top w:val="none" w:sz="0" w:space="0" w:color="auto"/>
        <w:left w:val="none" w:sz="0" w:space="0" w:color="auto"/>
        <w:bottom w:val="none" w:sz="0" w:space="0" w:color="auto"/>
        <w:right w:val="none" w:sz="0" w:space="0" w:color="auto"/>
      </w:divBdr>
    </w:div>
    <w:div w:id="334303491">
      <w:bodyDiv w:val="1"/>
      <w:marLeft w:val="0"/>
      <w:marRight w:val="0"/>
      <w:marTop w:val="0"/>
      <w:marBottom w:val="0"/>
      <w:divBdr>
        <w:top w:val="none" w:sz="0" w:space="0" w:color="auto"/>
        <w:left w:val="none" w:sz="0" w:space="0" w:color="auto"/>
        <w:bottom w:val="none" w:sz="0" w:space="0" w:color="auto"/>
        <w:right w:val="none" w:sz="0" w:space="0" w:color="auto"/>
      </w:divBdr>
    </w:div>
    <w:div w:id="335153091">
      <w:bodyDiv w:val="1"/>
      <w:marLeft w:val="0"/>
      <w:marRight w:val="0"/>
      <w:marTop w:val="0"/>
      <w:marBottom w:val="0"/>
      <w:divBdr>
        <w:top w:val="none" w:sz="0" w:space="0" w:color="auto"/>
        <w:left w:val="none" w:sz="0" w:space="0" w:color="auto"/>
        <w:bottom w:val="none" w:sz="0" w:space="0" w:color="auto"/>
        <w:right w:val="none" w:sz="0" w:space="0" w:color="auto"/>
      </w:divBdr>
    </w:div>
    <w:div w:id="336658740">
      <w:bodyDiv w:val="1"/>
      <w:marLeft w:val="0"/>
      <w:marRight w:val="0"/>
      <w:marTop w:val="0"/>
      <w:marBottom w:val="0"/>
      <w:divBdr>
        <w:top w:val="none" w:sz="0" w:space="0" w:color="auto"/>
        <w:left w:val="none" w:sz="0" w:space="0" w:color="auto"/>
        <w:bottom w:val="none" w:sz="0" w:space="0" w:color="auto"/>
        <w:right w:val="none" w:sz="0" w:space="0" w:color="auto"/>
      </w:divBdr>
    </w:div>
    <w:div w:id="336881905">
      <w:bodyDiv w:val="1"/>
      <w:marLeft w:val="0"/>
      <w:marRight w:val="0"/>
      <w:marTop w:val="0"/>
      <w:marBottom w:val="0"/>
      <w:divBdr>
        <w:top w:val="none" w:sz="0" w:space="0" w:color="auto"/>
        <w:left w:val="none" w:sz="0" w:space="0" w:color="auto"/>
        <w:bottom w:val="none" w:sz="0" w:space="0" w:color="auto"/>
        <w:right w:val="none" w:sz="0" w:space="0" w:color="auto"/>
      </w:divBdr>
    </w:div>
    <w:div w:id="340858558">
      <w:bodyDiv w:val="1"/>
      <w:marLeft w:val="0"/>
      <w:marRight w:val="0"/>
      <w:marTop w:val="0"/>
      <w:marBottom w:val="0"/>
      <w:divBdr>
        <w:top w:val="none" w:sz="0" w:space="0" w:color="auto"/>
        <w:left w:val="none" w:sz="0" w:space="0" w:color="auto"/>
        <w:bottom w:val="none" w:sz="0" w:space="0" w:color="auto"/>
        <w:right w:val="none" w:sz="0" w:space="0" w:color="auto"/>
      </w:divBdr>
    </w:div>
    <w:div w:id="342443073">
      <w:bodyDiv w:val="1"/>
      <w:marLeft w:val="0"/>
      <w:marRight w:val="0"/>
      <w:marTop w:val="0"/>
      <w:marBottom w:val="0"/>
      <w:divBdr>
        <w:top w:val="none" w:sz="0" w:space="0" w:color="auto"/>
        <w:left w:val="none" w:sz="0" w:space="0" w:color="auto"/>
        <w:bottom w:val="none" w:sz="0" w:space="0" w:color="auto"/>
        <w:right w:val="none" w:sz="0" w:space="0" w:color="auto"/>
      </w:divBdr>
    </w:div>
    <w:div w:id="343215726">
      <w:bodyDiv w:val="1"/>
      <w:marLeft w:val="0"/>
      <w:marRight w:val="0"/>
      <w:marTop w:val="0"/>
      <w:marBottom w:val="0"/>
      <w:divBdr>
        <w:top w:val="none" w:sz="0" w:space="0" w:color="auto"/>
        <w:left w:val="none" w:sz="0" w:space="0" w:color="auto"/>
        <w:bottom w:val="none" w:sz="0" w:space="0" w:color="auto"/>
        <w:right w:val="none" w:sz="0" w:space="0" w:color="auto"/>
      </w:divBdr>
    </w:div>
    <w:div w:id="343363307">
      <w:bodyDiv w:val="1"/>
      <w:marLeft w:val="0"/>
      <w:marRight w:val="0"/>
      <w:marTop w:val="0"/>
      <w:marBottom w:val="0"/>
      <w:divBdr>
        <w:top w:val="none" w:sz="0" w:space="0" w:color="auto"/>
        <w:left w:val="none" w:sz="0" w:space="0" w:color="auto"/>
        <w:bottom w:val="none" w:sz="0" w:space="0" w:color="auto"/>
        <w:right w:val="none" w:sz="0" w:space="0" w:color="auto"/>
      </w:divBdr>
      <w:divsChild>
        <w:div w:id="1325666272">
          <w:marLeft w:val="0"/>
          <w:marRight w:val="0"/>
          <w:marTop w:val="0"/>
          <w:marBottom w:val="0"/>
          <w:divBdr>
            <w:top w:val="none" w:sz="0" w:space="0" w:color="auto"/>
            <w:left w:val="none" w:sz="0" w:space="0" w:color="auto"/>
            <w:bottom w:val="none" w:sz="0" w:space="0" w:color="auto"/>
            <w:right w:val="none" w:sz="0" w:space="0" w:color="auto"/>
          </w:divBdr>
          <w:divsChild>
            <w:div w:id="17814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162707">
      <w:bodyDiv w:val="1"/>
      <w:marLeft w:val="0"/>
      <w:marRight w:val="0"/>
      <w:marTop w:val="0"/>
      <w:marBottom w:val="0"/>
      <w:divBdr>
        <w:top w:val="none" w:sz="0" w:space="0" w:color="auto"/>
        <w:left w:val="none" w:sz="0" w:space="0" w:color="auto"/>
        <w:bottom w:val="none" w:sz="0" w:space="0" w:color="auto"/>
        <w:right w:val="none" w:sz="0" w:space="0" w:color="auto"/>
      </w:divBdr>
    </w:div>
    <w:div w:id="359361143">
      <w:bodyDiv w:val="1"/>
      <w:marLeft w:val="0"/>
      <w:marRight w:val="0"/>
      <w:marTop w:val="0"/>
      <w:marBottom w:val="0"/>
      <w:divBdr>
        <w:top w:val="none" w:sz="0" w:space="0" w:color="auto"/>
        <w:left w:val="none" w:sz="0" w:space="0" w:color="auto"/>
        <w:bottom w:val="none" w:sz="0" w:space="0" w:color="auto"/>
        <w:right w:val="none" w:sz="0" w:space="0" w:color="auto"/>
      </w:divBdr>
    </w:div>
    <w:div w:id="360591543">
      <w:bodyDiv w:val="1"/>
      <w:marLeft w:val="0"/>
      <w:marRight w:val="0"/>
      <w:marTop w:val="0"/>
      <w:marBottom w:val="0"/>
      <w:divBdr>
        <w:top w:val="none" w:sz="0" w:space="0" w:color="auto"/>
        <w:left w:val="none" w:sz="0" w:space="0" w:color="auto"/>
        <w:bottom w:val="none" w:sz="0" w:space="0" w:color="auto"/>
        <w:right w:val="none" w:sz="0" w:space="0" w:color="auto"/>
      </w:divBdr>
    </w:div>
    <w:div w:id="360739685">
      <w:bodyDiv w:val="1"/>
      <w:marLeft w:val="0"/>
      <w:marRight w:val="0"/>
      <w:marTop w:val="0"/>
      <w:marBottom w:val="0"/>
      <w:divBdr>
        <w:top w:val="none" w:sz="0" w:space="0" w:color="auto"/>
        <w:left w:val="none" w:sz="0" w:space="0" w:color="auto"/>
        <w:bottom w:val="none" w:sz="0" w:space="0" w:color="auto"/>
        <w:right w:val="none" w:sz="0" w:space="0" w:color="auto"/>
      </w:divBdr>
    </w:div>
    <w:div w:id="368141606">
      <w:bodyDiv w:val="1"/>
      <w:marLeft w:val="0"/>
      <w:marRight w:val="0"/>
      <w:marTop w:val="0"/>
      <w:marBottom w:val="0"/>
      <w:divBdr>
        <w:top w:val="none" w:sz="0" w:space="0" w:color="auto"/>
        <w:left w:val="none" w:sz="0" w:space="0" w:color="auto"/>
        <w:bottom w:val="none" w:sz="0" w:space="0" w:color="auto"/>
        <w:right w:val="none" w:sz="0" w:space="0" w:color="auto"/>
      </w:divBdr>
    </w:div>
    <w:div w:id="378551495">
      <w:bodyDiv w:val="1"/>
      <w:marLeft w:val="0"/>
      <w:marRight w:val="0"/>
      <w:marTop w:val="0"/>
      <w:marBottom w:val="0"/>
      <w:divBdr>
        <w:top w:val="none" w:sz="0" w:space="0" w:color="auto"/>
        <w:left w:val="none" w:sz="0" w:space="0" w:color="auto"/>
        <w:bottom w:val="none" w:sz="0" w:space="0" w:color="auto"/>
        <w:right w:val="none" w:sz="0" w:space="0" w:color="auto"/>
      </w:divBdr>
    </w:div>
    <w:div w:id="378634099">
      <w:bodyDiv w:val="1"/>
      <w:marLeft w:val="0"/>
      <w:marRight w:val="0"/>
      <w:marTop w:val="0"/>
      <w:marBottom w:val="0"/>
      <w:divBdr>
        <w:top w:val="none" w:sz="0" w:space="0" w:color="auto"/>
        <w:left w:val="none" w:sz="0" w:space="0" w:color="auto"/>
        <w:bottom w:val="none" w:sz="0" w:space="0" w:color="auto"/>
        <w:right w:val="none" w:sz="0" w:space="0" w:color="auto"/>
      </w:divBdr>
      <w:divsChild>
        <w:div w:id="2076052414">
          <w:marLeft w:val="0"/>
          <w:marRight w:val="0"/>
          <w:marTop w:val="0"/>
          <w:marBottom w:val="0"/>
          <w:divBdr>
            <w:top w:val="none" w:sz="0" w:space="0" w:color="auto"/>
            <w:left w:val="none" w:sz="0" w:space="0" w:color="auto"/>
            <w:bottom w:val="none" w:sz="0" w:space="0" w:color="auto"/>
            <w:right w:val="none" w:sz="0" w:space="0" w:color="auto"/>
          </w:divBdr>
          <w:divsChild>
            <w:div w:id="1609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7285">
      <w:bodyDiv w:val="1"/>
      <w:marLeft w:val="0"/>
      <w:marRight w:val="0"/>
      <w:marTop w:val="0"/>
      <w:marBottom w:val="0"/>
      <w:divBdr>
        <w:top w:val="none" w:sz="0" w:space="0" w:color="auto"/>
        <w:left w:val="none" w:sz="0" w:space="0" w:color="auto"/>
        <w:bottom w:val="none" w:sz="0" w:space="0" w:color="auto"/>
        <w:right w:val="none" w:sz="0" w:space="0" w:color="auto"/>
      </w:divBdr>
      <w:divsChild>
        <w:div w:id="1957368197">
          <w:marLeft w:val="0"/>
          <w:marRight w:val="0"/>
          <w:marTop w:val="0"/>
          <w:marBottom w:val="0"/>
          <w:divBdr>
            <w:top w:val="none" w:sz="0" w:space="0" w:color="auto"/>
            <w:left w:val="none" w:sz="0" w:space="0" w:color="auto"/>
            <w:bottom w:val="none" w:sz="0" w:space="0" w:color="auto"/>
            <w:right w:val="none" w:sz="0" w:space="0" w:color="auto"/>
          </w:divBdr>
          <w:divsChild>
            <w:div w:id="905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6325">
      <w:bodyDiv w:val="1"/>
      <w:marLeft w:val="0"/>
      <w:marRight w:val="0"/>
      <w:marTop w:val="0"/>
      <w:marBottom w:val="0"/>
      <w:divBdr>
        <w:top w:val="none" w:sz="0" w:space="0" w:color="auto"/>
        <w:left w:val="none" w:sz="0" w:space="0" w:color="auto"/>
        <w:bottom w:val="none" w:sz="0" w:space="0" w:color="auto"/>
        <w:right w:val="none" w:sz="0" w:space="0" w:color="auto"/>
      </w:divBdr>
    </w:div>
    <w:div w:id="392776508">
      <w:bodyDiv w:val="1"/>
      <w:marLeft w:val="0"/>
      <w:marRight w:val="0"/>
      <w:marTop w:val="0"/>
      <w:marBottom w:val="0"/>
      <w:divBdr>
        <w:top w:val="none" w:sz="0" w:space="0" w:color="auto"/>
        <w:left w:val="none" w:sz="0" w:space="0" w:color="auto"/>
        <w:bottom w:val="none" w:sz="0" w:space="0" w:color="auto"/>
        <w:right w:val="none" w:sz="0" w:space="0" w:color="auto"/>
      </w:divBdr>
    </w:div>
    <w:div w:id="397092485">
      <w:bodyDiv w:val="1"/>
      <w:marLeft w:val="0"/>
      <w:marRight w:val="0"/>
      <w:marTop w:val="0"/>
      <w:marBottom w:val="0"/>
      <w:divBdr>
        <w:top w:val="none" w:sz="0" w:space="0" w:color="auto"/>
        <w:left w:val="none" w:sz="0" w:space="0" w:color="auto"/>
        <w:bottom w:val="none" w:sz="0" w:space="0" w:color="auto"/>
        <w:right w:val="none" w:sz="0" w:space="0" w:color="auto"/>
      </w:divBdr>
    </w:div>
    <w:div w:id="399670337">
      <w:bodyDiv w:val="1"/>
      <w:marLeft w:val="0"/>
      <w:marRight w:val="0"/>
      <w:marTop w:val="0"/>
      <w:marBottom w:val="0"/>
      <w:divBdr>
        <w:top w:val="none" w:sz="0" w:space="0" w:color="auto"/>
        <w:left w:val="none" w:sz="0" w:space="0" w:color="auto"/>
        <w:bottom w:val="none" w:sz="0" w:space="0" w:color="auto"/>
        <w:right w:val="none" w:sz="0" w:space="0" w:color="auto"/>
      </w:divBdr>
    </w:div>
    <w:div w:id="404110644">
      <w:bodyDiv w:val="1"/>
      <w:marLeft w:val="0"/>
      <w:marRight w:val="0"/>
      <w:marTop w:val="0"/>
      <w:marBottom w:val="0"/>
      <w:divBdr>
        <w:top w:val="none" w:sz="0" w:space="0" w:color="auto"/>
        <w:left w:val="none" w:sz="0" w:space="0" w:color="auto"/>
        <w:bottom w:val="none" w:sz="0" w:space="0" w:color="auto"/>
        <w:right w:val="none" w:sz="0" w:space="0" w:color="auto"/>
      </w:divBdr>
      <w:divsChild>
        <w:div w:id="248126243">
          <w:marLeft w:val="0"/>
          <w:marRight w:val="0"/>
          <w:marTop w:val="0"/>
          <w:marBottom w:val="0"/>
          <w:divBdr>
            <w:top w:val="none" w:sz="0" w:space="0" w:color="auto"/>
            <w:left w:val="none" w:sz="0" w:space="0" w:color="auto"/>
            <w:bottom w:val="none" w:sz="0" w:space="0" w:color="auto"/>
            <w:right w:val="none" w:sz="0" w:space="0" w:color="auto"/>
          </w:divBdr>
          <w:divsChild>
            <w:div w:id="184924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498596">
      <w:bodyDiv w:val="1"/>
      <w:marLeft w:val="0"/>
      <w:marRight w:val="0"/>
      <w:marTop w:val="0"/>
      <w:marBottom w:val="0"/>
      <w:divBdr>
        <w:top w:val="none" w:sz="0" w:space="0" w:color="auto"/>
        <w:left w:val="none" w:sz="0" w:space="0" w:color="auto"/>
        <w:bottom w:val="none" w:sz="0" w:space="0" w:color="auto"/>
        <w:right w:val="none" w:sz="0" w:space="0" w:color="auto"/>
      </w:divBdr>
    </w:div>
    <w:div w:id="406268462">
      <w:bodyDiv w:val="1"/>
      <w:marLeft w:val="0"/>
      <w:marRight w:val="0"/>
      <w:marTop w:val="0"/>
      <w:marBottom w:val="0"/>
      <w:divBdr>
        <w:top w:val="none" w:sz="0" w:space="0" w:color="auto"/>
        <w:left w:val="none" w:sz="0" w:space="0" w:color="auto"/>
        <w:bottom w:val="none" w:sz="0" w:space="0" w:color="auto"/>
        <w:right w:val="none" w:sz="0" w:space="0" w:color="auto"/>
      </w:divBdr>
    </w:div>
    <w:div w:id="410589684">
      <w:bodyDiv w:val="1"/>
      <w:marLeft w:val="0"/>
      <w:marRight w:val="0"/>
      <w:marTop w:val="0"/>
      <w:marBottom w:val="0"/>
      <w:divBdr>
        <w:top w:val="none" w:sz="0" w:space="0" w:color="auto"/>
        <w:left w:val="none" w:sz="0" w:space="0" w:color="auto"/>
        <w:bottom w:val="none" w:sz="0" w:space="0" w:color="auto"/>
        <w:right w:val="none" w:sz="0" w:space="0" w:color="auto"/>
      </w:divBdr>
    </w:div>
    <w:div w:id="417288416">
      <w:bodyDiv w:val="1"/>
      <w:marLeft w:val="0"/>
      <w:marRight w:val="0"/>
      <w:marTop w:val="0"/>
      <w:marBottom w:val="0"/>
      <w:divBdr>
        <w:top w:val="none" w:sz="0" w:space="0" w:color="auto"/>
        <w:left w:val="none" w:sz="0" w:space="0" w:color="auto"/>
        <w:bottom w:val="none" w:sz="0" w:space="0" w:color="auto"/>
        <w:right w:val="none" w:sz="0" w:space="0" w:color="auto"/>
      </w:divBdr>
    </w:div>
    <w:div w:id="417605105">
      <w:bodyDiv w:val="1"/>
      <w:marLeft w:val="0"/>
      <w:marRight w:val="0"/>
      <w:marTop w:val="0"/>
      <w:marBottom w:val="0"/>
      <w:divBdr>
        <w:top w:val="none" w:sz="0" w:space="0" w:color="auto"/>
        <w:left w:val="none" w:sz="0" w:space="0" w:color="auto"/>
        <w:bottom w:val="none" w:sz="0" w:space="0" w:color="auto"/>
        <w:right w:val="none" w:sz="0" w:space="0" w:color="auto"/>
      </w:divBdr>
    </w:div>
    <w:div w:id="418137286">
      <w:bodyDiv w:val="1"/>
      <w:marLeft w:val="0"/>
      <w:marRight w:val="0"/>
      <w:marTop w:val="0"/>
      <w:marBottom w:val="0"/>
      <w:divBdr>
        <w:top w:val="none" w:sz="0" w:space="0" w:color="auto"/>
        <w:left w:val="none" w:sz="0" w:space="0" w:color="auto"/>
        <w:bottom w:val="none" w:sz="0" w:space="0" w:color="auto"/>
        <w:right w:val="none" w:sz="0" w:space="0" w:color="auto"/>
      </w:divBdr>
    </w:div>
    <w:div w:id="420180416">
      <w:bodyDiv w:val="1"/>
      <w:marLeft w:val="0"/>
      <w:marRight w:val="0"/>
      <w:marTop w:val="0"/>
      <w:marBottom w:val="0"/>
      <w:divBdr>
        <w:top w:val="none" w:sz="0" w:space="0" w:color="auto"/>
        <w:left w:val="none" w:sz="0" w:space="0" w:color="auto"/>
        <w:bottom w:val="none" w:sz="0" w:space="0" w:color="auto"/>
        <w:right w:val="none" w:sz="0" w:space="0" w:color="auto"/>
      </w:divBdr>
    </w:div>
    <w:div w:id="420226372">
      <w:bodyDiv w:val="1"/>
      <w:marLeft w:val="0"/>
      <w:marRight w:val="0"/>
      <w:marTop w:val="0"/>
      <w:marBottom w:val="0"/>
      <w:divBdr>
        <w:top w:val="none" w:sz="0" w:space="0" w:color="auto"/>
        <w:left w:val="none" w:sz="0" w:space="0" w:color="auto"/>
        <w:bottom w:val="none" w:sz="0" w:space="0" w:color="auto"/>
        <w:right w:val="none" w:sz="0" w:space="0" w:color="auto"/>
      </w:divBdr>
    </w:div>
    <w:div w:id="422805187">
      <w:bodyDiv w:val="1"/>
      <w:marLeft w:val="0"/>
      <w:marRight w:val="0"/>
      <w:marTop w:val="0"/>
      <w:marBottom w:val="0"/>
      <w:divBdr>
        <w:top w:val="none" w:sz="0" w:space="0" w:color="auto"/>
        <w:left w:val="none" w:sz="0" w:space="0" w:color="auto"/>
        <w:bottom w:val="none" w:sz="0" w:space="0" w:color="auto"/>
        <w:right w:val="none" w:sz="0" w:space="0" w:color="auto"/>
      </w:divBdr>
    </w:div>
    <w:div w:id="425854181">
      <w:bodyDiv w:val="1"/>
      <w:marLeft w:val="0"/>
      <w:marRight w:val="0"/>
      <w:marTop w:val="0"/>
      <w:marBottom w:val="0"/>
      <w:divBdr>
        <w:top w:val="none" w:sz="0" w:space="0" w:color="auto"/>
        <w:left w:val="none" w:sz="0" w:space="0" w:color="auto"/>
        <w:bottom w:val="none" w:sz="0" w:space="0" w:color="auto"/>
        <w:right w:val="none" w:sz="0" w:space="0" w:color="auto"/>
      </w:divBdr>
      <w:divsChild>
        <w:div w:id="2005351112">
          <w:marLeft w:val="0"/>
          <w:marRight w:val="0"/>
          <w:marTop w:val="0"/>
          <w:marBottom w:val="0"/>
          <w:divBdr>
            <w:top w:val="none" w:sz="0" w:space="0" w:color="auto"/>
            <w:left w:val="none" w:sz="0" w:space="0" w:color="auto"/>
            <w:bottom w:val="none" w:sz="0" w:space="0" w:color="auto"/>
            <w:right w:val="none" w:sz="0" w:space="0" w:color="auto"/>
          </w:divBdr>
          <w:divsChild>
            <w:div w:id="67505172">
              <w:marLeft w:val="0"/>
              <w:marRight w:val="0"/>
              <w:marTop w:val="0"/>
              <w:marBottom w:val="0"/>
              <w:divBdr>
                <w:top w:val="none" w:sz="0" w:space="0" w:color="auto"/>
                <w:left w:val="none" w:sz="0" w:space="0" w:color="auto"/>
                <w:bottom w:val="none" w:sz="0" w:space="0" w:color="auto"/>
                <w:right w:val="none" w:sz="0" w:space="0" w:color="auto"/>
              </w:divBdr>
            </w:div>
            <w:div w:id="413667822">
              <w:marLeft w:val="0"/>
              <w:marRight w:val="0"/>
              <w:marTop w:val="0"/>
              <w:marBottom w:val="0"/>
              <w:divBdr>
                <w:top w:val="none" w:sz="0" w:space="0" w:color="auto"/>
                <w:left w:val="none" w:sz="0" w:space="0" w:color="auto"/>
                <w:bottom w:val="none" w:sz="0" w:space="0" w:color="auto"/>
                <w:right w:val="none" w:sz="0" w:space="0" w:color="auto"/>
              </w:divBdr>
            </w:div>
            <w:div w:id="1316030288">
              <w:marLeft w:val="0"/>
              <w:marRight w:val="0"/>
              <w:marTop w:val="0"/>
              <w:marBottom w:val="0"/>
              <w:divBdr>
                <w:top w:val="none" w:sz="0" w:space="0" w:color="auto"/>
                <w:left w:val="none" w:sz="0" w:space="0" w:color="auto"/>
                <w:bottom w:val="none" w:sz="0" w:space="0" w:color="auto"/>
                <w:right w:val="none" w:sz="0" w:space="0" w:color="auto"/>
              </w:divBdr>
            </w:div>
            <w:div w:id="1348753434">
              <w:marLeft w:val="0"/>
              <w:marRight w:val="0"/>
              <w:marTop w:val="0"/>
              <w:marBottom w:val="0"/>
              <w:divBdr>
                <w:top w:val="none" w:sz="0" w:space="0" w:color="auto"/>
                <w:left w:val="none" w:sz="0" w:space="0" w:color="auto"/>
                <w:bottom w:val="none" w:sz="0" w:space="0" w:color="auto"/>
                <w:right w:val="none" w:sz="0" w:space="0" w:color="auto"/>
              </w:divBdr>
            </w:div>
            <w:div w:id="1365904485">
              <w:marLeft w:val="0"/>
              <w:marRight w:val="0"/>
              <w:marTop w:val="0"/>
              <w:marBottom w:val="0"/>
              <w:divBdr>
                <w:top w:val="none" w:sz="0" w:space="0" w:color="auto"/>
                <w:left w:val="none" w:sz="0" w:space="0" w:color="auto"/>
                <w:bottom w:val="none" w:sz="0" w:space="0" w:color="auto"/>
                <w:right w:val="none" w:sz="0" w:space="0" w:color="auto"/>
              </w:divBdr>
            </w:div>
            <w:div w:id="1912540253">
              <w:marLeft w:val="0"/>
              <w:marRight w:val="0"/>
              <w:marTop w:val="0"/>
              <w:marBottom w:val="0"/>
              <w:divBdr>
                <w:top w:val="none" w:sz="0" w:space="0" w:color="auto"/>
                <w:left w:val="none" w:sz="0" w:space="0" w:color="auto"/>
                <w:bottom w:val="none" w:sz="0" w:space="0" w:color="auto"/>
                <w:right w:val="none" w:sz="0" w:space="0" w:color="auto"/>
              </w:divBdr>
            </w:div>
            <w:div w:id="200901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16083">
      <w:bodyDiv w:val="1"/>
      <w:marLeft w:val="0"/>
      <w:marRight w:val="0"/>
      <w:marTop w:val="0"/>
      <w:marBottom w:val="0"/>
      <w:divBdr>
        <w:top w:val="none" w:sz="0" w:space="0" w:color="auto"/>
        <w:left w:val="none" w:sz="0" w:space="0" w:color="auto"/>
        <w:bottom w:val="none" w:sz="0" w:space="0" w:color="auto"/>
        <w:right w:val="none" w:sz="0" w:space="0" w:color="auto"/>
      </w:divBdr>
    </w:div>
    <w:div w:id="434063153">
      <w:bodyDiv w:val="1"/>
      <w:marLeft w:val="0"/>
      <w:marRight w:val="0"/>
      <w:marTop w:val="0"/>
      <w:marBottom w:val="0"/>
      <w:divBdr>
        <w:top w:val="none" w:sz="0" w:space="0" w:color="auto"/>
        <w:left w:val="none" w:sz="0" w:space="0" w:color="auto"/>
        <w:bottom w:val="none" w:sz="0" w:space="0" w:color="auto"/>
        <w:right w:val="none" w:sz="0" w:space="0" w:color="auto"/>
      </w:divBdr>
      <w:divsChild>
        <w:div w:id="1258900503">
          <w:marLeft w:val="0"/>
          <w:marRight w:val="0"/>
          <w:marTop w:val="0"/>
          <w:marBottom w:val="0"/>
          <w:divBdr>
            <w:top w:val="none" w:sz="0" w:space="0" w:color="auto"/>
            <w:left w:val="none" w:sz="0" w:space="0" w:color="auto"/>
            <w:bottom w:val="none" w:sz="0" w:space="0" w:color="auto"/>
            <w:right w:val="none" w:sz="0" w:space="0" w:color="auto"/>
          </w:divBdr>
          <w:divsChild>
            <w:div w:id="95513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098797">
      <w:bodyDiv w:val="1"/>
      <w:marLeft w:val="0"/>
      <w:marRight w:val="0"/>
      <w:marTop w:val="0"/>
      <w:marBottom w:val="0"/>
      <w:divBdr>
        <w:top w:val="none" w:sz="0" w:space="0" w:color="auto"/>
        <w:left w:val="none" w:sz="0" w:space="0" w:color="auto"/>
        <w:bottom w:val="none" w:sz="0" w:space="0" w:color="auto"/>
        <w:right w:val="none" w:sz="0" w:space="0" w:color="auto"/>
      </w:divBdr>
      <w:divsChild>
        <w:div w:id="622077335">
          <w:marLeft w:val="0"/>
          <w:marRight w:val="0"/>
          <w:marTop w:val="0"/>
          <w:marBottom w:val="0"/>
          <w:divBdr>
            <w:top w:val="none" w:sz="0" w:space="0" w:color="auto"/>
            <w:left w:val="none" w:sz="0" w:space="0" w:color="auto"/>
            <w:bottom w:val="none" w:sz="0" w:space="0" w:color="auto"/>
            <w:right w:val="none" w:sz="0" w:space="0" w:color="auto"/>
          </w:divBdr>
          <w:divsChild>
            <w:div w:id="128778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545419">
      <w:bodyDiv w:val="1"/>
      <w:marLeft w:val="0"/>
      <w:marRight w:val="0"/>
      <w:marTop w:val="0"/>
      <w:marBottom w:val="0"/>
      <w:divBdr>
        <w:top w:val="none" w:sz="0" w:space="0" w:color="auto"/>
        <w:left w:val="none" w:sz="0" w:space="0" w:color="auto"/>
        <w:bottom w:val="none" w:sz="0" w:space="0" w:color="auto"/>
        <w:right w:val="none" w:sz="0" w:space="0" w:color="auto"/>
      </w:divBdr>
      <w:divsChild>
        <w:div w:id="1230730589">
          <w:marLeft w:val="0"/>
          <w:marRight w:val="0"/>
          <w:marTop w:val="0"/>
          <w:marBottom w:val="0"/>
          <w:divBdr>
            <w:top w:val="none" w:sz="0" w:space="0" w:color="auto"/>
            <w:left w:val="none" w:sz="0" w:space="0" w:color="auto"/>
            <w:bottom w:val="none" w:sz="0" w:space="0" w:color="auto"/>
            <w:right w:val="none" w:sz="0" w:space="0" w:color="auto"/>
          </w:divBdr>
          <w:divsChild>
            <w:div w:id="177073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18601">
      <w:bodyDiv w:val="1"/>
      <w:marLeft w:val="0"/>
      <w:marRight w:val="0"/>
      <w:marTop w:val="0"/>
      <w:marBottom w:val="0"/>
      <w:divBdr>
        <w:top w:val="none" w:sz="0" w:space="0" w:color="auto"/>
        <w:left w:val="none" w:sz="0" w:space="0" w:color="auto"/>
        <w:bottom w:val="none" w:sz="0" w:space="0" w:color="auto"/>
        <w:right w:val="none" w:sz="0" w:space="0" w:color="auto"/>
      </w:divBdr>
      <w:divsChild>
        <w:div w:id="1964117771">
          <w:marLeft w:val="0"/>
          <w:marRight w:val="0"/>
          <w:marTop w:val="0"/>
          <w:marBottom w:val="0"/>
          <w:divBdr>
            <w:top w:val="none" w:sz="0" w:space="0" w:color="auto"/>
            <w:left w:val="none" w:sz="0" w:space="0" w:color="auto"/>
            <w:bottom w:val="none" w:sz="0" w:space="0" w:color="auto"/>
            <w:right w:val="none" w:sz="0" w:space="0" w:color="auto"/>
          </w:divBdr>
          <w:divsChild>
            <w:div w:id="202902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19078">
      <w:bodyDiv w:val="1"/>
      <w:marLeft w:val="0"/>
      <w:marRight w:val="0"/>
      <w:marTop w:val="0"/>
      <w:marBottom w:val="0"/>
      <w:divBdr>
        <w:top w:val="none" w:sz="0" w:space="0" w:color="auto"/>
        <w:left w:val="none" w:sz="0" w:space="0" w:color="auto"/>
        <w:bottom w:val="none" w:sz="0" w:space="0" w:color="auto"/>
        <w:right w:val="none" w:sz="0" w:space="0" w:color="auto"/>
      </w:divBdr>
    </w:div>
    <w:div w:id="448083667">
      <w:bodyDiv w:val="1"/>
      <w:marLeft w:val="0"/>
      <w:marRight w:val="0"/>
      <w:marTop w:val="0"/>
      <w:marBottom w:val="0"/>
      <w:divBdr>
        <w:top w:val="none" w:sz="0" w:space="0" w:color="auto"/>
        <w:left w:val="none" w:sz="0" w:space="0" w:color="auto"/>
        <w:bottom w:val="none" w:sz="0" w:space="0" w:color="auto"/>
        <w:right w:val="none" w:sz="0" w:space="0" w:color="auto"/>
      </w:divBdr>
    </w:div>
    <w:div w:id="456416279">
      <w:bodyDiv w:val="1"/>
      <w:marLeft w:val="0"/>
      <w:marRight w:val="0"/>
      <w:marTop w:val="0"/>
      <w:marBottom w:val="0"/>
      <w:divBdr>
        <w:top w:val="none" w:sz="0" w:space="0" w:color="auto"/>
        <w:left w:val="none" w:sz="0" w:space="0" w:color="auto"/>
        <w:bottom w:val="none" w:sz="0" w:space="0" w:color="auto"/>
        <w:right w:val="none" w:sz="0" w:space="0" w:color="auto"/>
      </w:divBdr>
    </w:div>
    <w:div w:id="457572676">
      <w:bodyDiv w:val="1"/>
      <w:marLeft w:val="0"/>
      <w:marRight w:val="0"/>
      <w:marTop w:val="0"/>
      <w:marBottom w:val="0"/>
      <w:divBdr>
        <w:top w:val="none" w:sz="0" w:space="0" w:color="auto"/>
        <w:left w:val="none" w:sz="0" w:space="0" w:color="auto"/>
        <w:bottom w:val="none" w:sz="0" w:space="0" w:color="auto"/>
        <w:right w:val="none" w:sz="0" w:space="0" w:color="auto"/>
      </w:divBdr>
      <w:divsChild>
        <w:div w:id="1337997817">
          <w:marLeft w:val="0"/>
          <w:marRight w:val="0"/>
          <w:marTop w:val="0"/>
          <w:marBottom w:val="0"/>
          <w:divBdr>
            <w:top w:val="none" w:sz="0" w:space="0" w:color="auto"/>
            <w:left w:val="none" w:sz="0" w:space="0" w:color="auto"/>
            <w:bottom w:val="none" w:sz="0" w:space="0" w:color="auto"/>
            <w:right w:val="none" w:sz="0" w:space="0" w:color="auto"/>
          </w:divBdr>
          <w:divsChild>
            <w:div w:id="4426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1808">
      <w:bodyDiv w:val="1"/>
      <w:marLeft w:val="0"/>
      <w:marRight w:val="0"/>
      <w:marTop w:val="0"/>
      <w:marBottom w:val="0"/>
      <w:divBdr>
        <w:top w:val="none" w:sz="0" w:space="0" w:color="auto"/>
        <w:left w:val="none" w:sz="0" w:space="0" w:color="auto"/>
        <w:bottom w:val="none" w:sz="0" w:space="0" w:color="auto"/>
        <w:right w:val="none" w:sz="0" w:space="0" w:color="auto"/>
      </w:divBdr>
    </w:div>
    <w:div w:id="462890194">
      <w:bodyDiv w:val="1"/>
      <w:marLeft w:val="0"/>
      <w:marRight w:val="0"/>
      <w:marTop w:val="0"/>
      <w:marBottom w:val="0"/>
      <w:divBdr>
        <w:top w:val="none" w:sz="0" w:space="0" w:color="auto"/>
        <w:left w:val="none" w:sz="0" w:space="0" w:color="auto"/>
        <w:bottom w:val="none" w:sz="0" w:space="0" w:color="auto"/>
        <w:right w:val="none" w:sz="0" w:space="0" w:color="auto"/>
      </w:divBdr>
    </w:div>
    <w:div w:id="465970596">
      <w:bodyDiv w:val="1"/>
      <w:marLeft w:val="0"/>
      <w:marRight w:val="0"/>
      <w:marTop w:val="0"/>
      <w:marBottom w:val="0"/>
      <w:divBdr>
        <w:top w:val="none" w:sz="0" w:space="0" w:color="auto"/>
        <w:left w:val="none" w:sz="0" w:space="0" w:color="auto"/>
        <w:bottom w:val="none" w:sz="0" w:space="0" w:color="auto"/>
        <w:right w:val="none" w:sz="0" w:space="0" w:color="auto"/>
      </w:divBdr>
    </w:div>
    <w:div w:id="467434935">
      <w:bodyDiv w:val="1"/>
      <w:marLeft w:val="0"/>
      <w:marRight w:val="0"/>
      <w:marTop w:val="0"/>
      <w:marBottom w:val="0"/>
      <w:divBdr>
        <w:top w:val="none" w:sz="0" w:space="0" w:color="auto"/>
        <w:left w:val="none" w:sz="0" w:space="0" w:color="auto"/>
        <w:bottom w:val="none" w:sz="0" w:space="0" w:color="auto"/>
        <w:right w:val="none" w:sz="0" w:space="0" w:color="auto"/>
      </w:divBdr>
    </w:div>
    <w:div w:id="470556422">
      <w:bodyDiv w:val="1"/>
      <w:marLeft w:val="0"/>
      <w:marRight w:val="0"/>
      <w:marTop w:val="0"/>
      <w:marBottom w:val="0"/>
      <w:divBdr>
        <w:top w:val="none" w:sz="0" w:space="0" w:color="auto"/>
        <w:left w:val="none" w:sz="0" w:space="0" w:color="auto"/>
        <w:bottom w:val="none" w:sz="0" w:space="0" w:color="auto"/>
        <w:right w:val="none" w:sz="0" w:space="0" w:color="auto"/>
      </w:divBdr>
    </w:div>
    <w:div w:id="471144480">
      <w:bodyDiv w:val="1"/>
      <w:marLeft w:val="0"/>
      <w:marRight w:val="0"/>
      <w:marTop w:val="0"/>
      <w:marBottom w:val="0"/>
      <w:divBdr>
        <w:top w:val="none" w:sz="0" w:space="0" w:color="auto"/>
        <w:left w:val="none" w:sz="0" w:space="0" w:color="auto"/>
        <w:bottom w:val="none" w:sz="0" w:space="0" w:color="auto"/>
        <w:right w:val="none" w:sz="0" w:space="0" w:color="auto"/>
      </w:divBdr>
    </w:div>
    <w:div w:id="473832843">
      <w:bodyDiv w:val="1"/>
      <w:marLeft w:val="0"/>
      <w:marRight w:val="0"/>
      <w:marTop w:val="0"/>
      <w:marBottom w:val="0"/>
      <w:divBdr>
        <w:top w:val="none" w:sz="0" w:space="0" w:color="auto"/>
        <w:left w:val="none" w:sz="0" w:space="0" w:color="auto"/>
        <w:bottom w:val="none" w:sz="0" w:space="0" w:color="auto"/>
        <w:right w:val="none" w:sz="0" w:space="0" w:color="auto"/>
      </w:divBdr>
      <w:divsChild>
        <w:div w:id="1067726989">
          <w:marLeft w:val="0"/>
          <w:marRight w:val="0"/>
          <w:marTop w:val="0"/>
          <w:marBottom w:val="0"/>
          <w:divBdr>
            <w:top w:val="none" w:sz="0" w:space="0" w:color="auto"/>
            <w:left w:val="none" w:sz="0" w:space="0" w:color="auto"/>
            <w:bottom w:val="none" w:sz="0" w:space="0" w:color="auto"/>
            <w:right w:val="none" w:sz="0" w:space="0" w:color="auto"/>
          </w:divBdr>
          <w:divsChild>
            <w:div w:id="5461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950864">
      <w:bodyDiv w:val="1"/>
      <w:marLeft w:val="0"/>
      <w:marRight w:val="0"/>
      <w:marTop w:val="0"/>
      <w:marBottom w:val="0"/>
      <w:divBdr>
        <w:top w:val="none" w:sz="0" w:space="0" w:color="auto"/>
        <w:left w:val="none" w:sz="0" w:space="0" w:color="auto"/>
        <w:bottom w:val="none" w:sz="0" w:space="0" w:color="auto"/>
        <w:right w:val="none" w:sz="0" w:space="0" w:color="auto"/>
      </w:divBdr>
    </w:div>
    <w:div w:id="479076287">
      <w:bodyDiv w:val="1"/>
      <w:marLeft w:val="0"/>
      <w:marRight w:val="0"/>
      <w:marTop w:val="0"/>
      <w:marBottom w:val="0"/>
      <w:divBdr>
        <w:top w:val="none" w:sz="0" w:space="0" w:color="auto"/>
        <w:left w:val="none" w:sz="0" w:space="0" w:color="auto"/>
        <w:bottom w:val="none" w:sz="0" w:space="0" w:color="auto"/>
        <w:right w:val="none" w:sz="0" w:space="0" w:color="auto"/>
      </w:divBdr>
    </w:div>
    <w:div w:id="483087443">
      <w:bodyDiv w:val="1"/>
      <w:marLeft w:val="0"/>
      <w:marRight w:val="0"/>
      <w:marTop w:val="0"/>
      <w:marBottom w:val="0"/>
      <w:divBdr>
        <w:top w:val="none" w:sz="0" w:space="0" w:color="auto"/>
        <w:left w:val="none" w:sz="0" w:space="0" w:color="auto"/>
        <w:bottom w:val="none" w:sz="0" w:space="0" w:color="auto"/>
        <w:right w:val="none" w:sz="0" w:space="0" w:color="auto"/>
      </w:divBdr>
    </w:div>
    <w:div w:id="485558289">
      <w:bodyDiv w:val="1"/>
      <w:marLeft w:val="0"/>
      <w:marRight w:val="0"/>
      <w:marTop w:val="0"/>
      <w:marBottom w:val="0"/>
      <w:divBdr>
        <w:top w:val="none" w:sz="0" w:space="0" w:color="auto"/>
        <w:left w:val="none" w:sz="0" w:space="0" w:color="auto"/>
        <w:bottom w:val="none" w:sz="0" w:space="0" w:color="auto"/>
        <w:right w:val="none" w:sz="0" w:space="0" w:color="auto"/>
      </w:divBdr>
    </w:div>
    <w:div w:id="492139033">
      <w:bodyDiv w:val="1"/>
      <w:marLeft w:val="0"/>
      <w:marRight w:val="0"/>
      <w:marTop w:val="0"/>
      <w:marBottom w:val="0"/>
      <w:divBdr>
        <w:top w:val="none" w:sz="0" w:space="0" w:color="auto"/>
        <w:left w:val="none" w:sz="0" w:space="0" w:color="auto"/>
        <w:bottom w:val="none" w:sz="0" w:space="0" w:color="auto"/>
        <w:right w:val="none" w:sz="0" w:space="0" w:color="auto"/>
      </w:divBdr>
    </w:div>
    <w:div w:id="499662811">
      <w:bodyDiv w:val="1"/>
      <w:marLeft w:val="0"/>
      <w:marRight w:val="0"/>
      <w:marTop w:val="0"/>
      <w:marBottom w:val="0"/>
      <w:divBdr>
        <w:top w:val="none" w:sz="0" w:space="0" w:color="auto"/>
        <w:left w:val="none" w:sz="0" w:space="0" w:color="auto"/>
        <w:bottom w:val="none" w:sz="0" w:space="0" w:color="auto"/>
        <w:right w:val="none" w:sz="0" w:space="0" w:color="auto"/>
      </w:divBdr>
    </w:div>
    <w:div w:id="512569547">
      <w:bodyDiv w:val="1"/>
      <w:marLeft w:val="0"/>
      <w:marRight w:val="0"/>
      <w:marTop w:val="0"/>
      <w:marBottom w:val="0"/>
      <w:divBdr>
        <w:top w:val="none" w:sz="0" w:space="0" w:color="auto"/>
        <w:left w:val="none" w:sz="0" w:space="0" w:color="auto"/>
        <w:bottom w:val="none" w:sz="0" w:space="0" w:color="auto"/>
        <w:right w:val="none" w:sz="0" w:space="0" w:color="auto"/>
      </w:divBdr>
      <w:divsChild>
        <w:div w:id="102238419">
          <w:marLeft w:val="0"/>
          <w:marRight w:val="0"/>
          <w:marTop w:val="0"/>
          <w:marBottom w:val="0"/>
          <w:divBdr>
            <w:top w:val="none" w:sz="0" w:space="0" w:color="auto"/>
            <w:left w:val="none" w:sz="0" w:space="0" w:color="auto"/>
            <w:bottom w:val="none" w:sz="0" w:space="0" w:color="auto"/>
            <w:right w:val="none" w:sz="0" w:space="0" w:color="auto"/>
          </w:divBdr>
          <w:divsChild>
            <w:div w:id="77386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083672">
      <w:bodyDiv w:val="1"/>
      <w:marLeft w:val="0"/>
      <w:marRight w:val="0"/>
      <w:marTop w:val="0"/>
      <w:marBottom w:val="0"/>
      <w:divBdr>
        <w:top w:val="none" w:sz="0" w:space="0" w:color="auto"/>
        <w:left w:val="none" w:sz="0" w:space="0" w:color="auto"/>
        <w:bottom w:val="none" w:sz="0" w:space="0" w:color="auto"/>
        <w:right w:val="none" w:sz="0" w:space="0" w:color="auto"/>
      </w:divBdr>
    </w:div>
    <w:div w:id="524684042">
      <w:bodyDiv w:val="1"/>
      <w:marLeft w:val="0"/>
      <w:marRight w:val="0"/>
      <w:marTop w:val="0"/>
      <w:marBottom w:val="0"/>
      <w:divBdr>
        <w:top w:val="none" w:sz="0" w:space="0" w:color="auto"/>
        <w:left w:val="none" w:sz="0" w:space="0" w:color="auto"/>
        <w:bottom w:val="none" w:sz="0" w:space="0" w:color="auto"/>
        <w:right w:val="none" w:sz="0" w:space="0" w:color="auto"/>
      </w:divBdr>
      <w:divsChild>
        <w:div w:id="1764260967">
          <w:marLeft w:val="0"/>
          <w:marRight w:val="0"/>
          <w:marTop w:val="0"/>
          <w:marBottom w:val="0"/>
          <w:divBdr>
            <w:top w:val="none" w:sz="0" w:space="0" w:color="auto"/>
            <w:left w:val="none" w:sz="0" w:space="0" w:color="auto"/>
            <w:bottom w:val="none" w:sz="0" w:space="0" w:color="auto"/>
            <w:right w:val="none" w:sz="0" w:space="0" w:color="auto"/>
          </w:divBdr>
        </w:div>
      </w:divsChild>
    </w:div>
    <w:div w:id="528834132">
      <w:bodyDiv w:val="1"/>
      <w:marLeft w:val="0"/>
      <w:marRight w:val="0"/>
      <w:marTop w:val="0"/>
      <w:marBottom w:val="0"/>
      <w:divBdr>
        <w:top w:val="none" w:sz="0" w:space="0" w:color="auto"/>
        <w:left w:val="none" w:sz="0" w:space="0" w:color="auto"/>
        <w:bottom w:val="none" w:sz="0" w:space="0" w:color="auto"/>
        <w:right w:val="none" w:sz="0" w:space="0" w:color="auto"/>
      </w:divBdr>
    </w:div>
    <w:div w:id="534733931">
      <w:bodyDiv w:val="1"/>
      <w:marLeft w:val="0"/>
      <w:marRight w:val="0"/>
      <w:marTop w:val="0"/>
      <w:marBottom w:val="0"/>
      <w:divBdr>
        <w:top w:val="none" w:sz="0" w:space="0" w:color="auto"/>
        <w:left w:val="none" w:sz="0" w:space="0" w:color="auto"/>
        <w:bottom w:val="none" w:sz="0" w:space="0" w:color="auto"/>
        <w:right w:val="none" w:sz="0" w:space="0" w:color="auto"/>
      </w:divBdr>
    </w:div>
    <w:div w:id="538931004">
      <w:bodyDiv w:val="1"/>
      <w:marLeft w:val="0"/>
      <w:marRight w:val="0"/>
      <w:marTop w:val="0"/>
      <w:marBottom w:val="0"/>
      <w:divBdr>
        <w:top w:val="none" w:sz="0" w:space="0" w:color="auto"/>
        <w:left w:val="none" w:sz="0" w:space="0" w:color="auto"/>
        <w:bottom w:val="none" w:sz="0" w:space="0" w:color="auto"/>
        <w:right w:val="none" w:sz="0" w:space="0" w:color="auto"/>
      </w:divBdr>
    </w:div>
    <w:div w:id="543373492">
      <w:bodyDiv w:val="1"/>
      <w:marLeft w:val="0"/>
      <w:marRight w:val="0"/>
      <w:marTop w:val="0"/>
      <w:marBottom w:val="0"/>
      <w:divBdr>
        <w:top w:val="none" w:sz="0" w:space="0" w:color="auto"/>
        <w:left w:val="none" w:sz="0" w:space="0" w:color="auto"/>
        <w:bottom w:val="none" w:sz="0" w:space="0" w:color="auto"/>
        <w:right w:val="none" w:sz="0" w:space="0" w:color="auto"/>
      </w:divBdr>
      <w:divsChild>
        <w:div w:id="241722549">
          <w:marLeft w:val="0"/>
          <w:marRight w:val="0"/>
          <w:marTop w:val="0"/>
          <w:marBottom w:val="0"/>
          <w:divBdr>
            <w:top w:val="none" w:sz="0" w:space="0" w:color="auto"/>
            <w:left w:val="none" w:sz="0" w:space="0" w:color="auto"/>
            <w:bottom w:val="none" w:sz="0" w:space="0" w:color="auto"/>
            <w:right w:val="none" w:sz="0" w:space="0" w:color="auto"/>
          </w:divBdr>
          <w:divsChild>
            <w:div w:id="4371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16121">
      <w:bodyDiv w:val="1"/>
      <w:marLeft w:val="0"/>
      <w:marRight w:val="0"/>
      <w:marTop w:val="0"/>
      <w:marBottom w:val="0"/>
      <w:divBdr>
        <w:top w:val="none" w:sz="0" w:space="0" w:color="auto"/>
        <w:left w:val="none" w:sz="0" w:space="0" w:color="auto"/>
        <w:bottom w:val="none" w:sz="0" w:space="0" w:color="auto"/>
        <w:right w:val="none" w:sz="0" w:space="0" w:color="auto"/>
      </w:divBdr>
    </w:div>
    <w:div w:id="543912576">
      <w:bodyDiv w:val="1"/>
      <w:marLeft w:val="0"/>
      <w:marRight w:val="0"/>
      <w:marTop w:val="0"/>
      <w:marBottom w:val="0"/>
      <w:divBdr>
        <w:top w:val="none" w:sz="0" w:space="0" w:color="auto"/>
        <w:left w:val="none" w:sz="0" w:space="0" w:color="auto"/>
        <w:bottom w:val="none" w:sz="0" w:space="0" w:color="auto"/>
        <w:right w:val="none" w:sz="0" w:space="0" w:color="auto"/>
      </w:divBdr>
    </w:div>
    <w:div w:id="545456988">
      <w:bodyDiv w:val="1"/>
      <w:marLeft w:val="0"/>
      <w:marRight w:val="0"/>
      <w:marTop w:val="0"/>
      <w:marBottom w:val="0"/>
      <w:divBdr>
        <w:top w:val="none" w:sz="0" w:space="0" w:color="auto"/>
        <w:left w:val="none" w:sz="0" w:space="0" w:color="auto"/>
        <w:bottom w:val="none" w:sz="0" w:space="0" w:color="auto"/>
        <w:right w:val="none" w:sz="0" w:space="0" w:color="auto"/>
      </w:divBdr>
    </w:div>
    <w:div w:id="547575231">
      <w:bodyDiv w:val="1"/>
      <w:marLeft w:val="0"/>
      <w:marRight w:val="0"/>
      <w:marTop w:val="0"/>
      <w:marBottom w:val="0"/>
      <w:divBdr>
        <w:top w:val="none" w:sz="0" w:space="0" w:color="auto"/>
        <w:left w:val="none" w:sz="0" w:space="0" w:color="auto"/>
        <w:bottom w:val="none" w:sz="0" w:space="0" w:color="auto"/>
        <w:right w:val="none" w:sz="0" w:space="0" w:color="auto"/>
      </w:divBdr>
    </w:div>
    <w:div w:id="548415172">
      <w:bodyDiv w:val="1"/>
      <w:marLeft w:val="0"/>
      <w:marRight w:val="0"/>
      <w:marTop w:val="0"/>
      <w:marBottom w:val="0"/>
      <w:divBdr>
        <w:top w:val="none" w:sz="0" w:space="0" w:color="auto"/>
        <w:left w:val="none" w:sz="0" w:space="0" w:color="auto"/>
        <w:bottom w:val="none" w:sz="0" w:space="0" w:color="auto"/>
        <w:right w:val="none" w:sz="0" w:space="0" w:color="auto"/>
      </w:divBdr>
      <w:divsChild>
        <w:div w:id="1280919434">
          <w:marLeft w:val="0"/>
          <w:marRight w:val="0"/>
          <w:marTop w:val="0"/>
          <w:marBottom w:val="0"/>
          <w:divBdr>
            <w:top w:val="none" w:sz="0" w:space="0" w:color="auto"/>
            <w:left w:val="none" w:sz="0" w:space="0" w:color="auto"/>
            <w:bottom w:val="none" w:sz="0" w:space="0" w:color="auto"/>
            <w:right w:val="none" w:sz="0" w:space="0" w:color="auto"/>
          </w:divBdr>
          <w:divsChild>
            <w:div w:id="57077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129657">
      <w:bodyDiv w:val="1"/>
      <w:marLeft w:val="0"/>
      <w:marRight w:val="0"/>
      <w:marTop w:val="0"/>
      <w:marBottom w:val="0"/>
      <w:divBdr>
        <w:top w:val="none" w:sz="0" w:space="0" w:color="auto"/>
        <w:left w:val="none" w:sz="0" w:space="0" w:color="auto"/>
        <w:bottom w:val="none" w:sz="0" w:space="0" w:color="auto"/>
        <w:right w:val="none" w:sz="0" w:space="0" w:color="auto"/>
      </w:divBdr>
    </w:div>
    <w:div w:id="560092684">
      <w:bodyDiv w:val="1"/>
      <w:marLeft w:val="0"/>
      <w:marRight w:val="0"/>
      <w:marTop w:val="0"/>
      <w:marBottom w:val="0"/>
      <w:divBdr>
        <w:top w:val="none" w:sz="0" w:space="0" w:color="auto"/>
        <w:left w:val="none" w:sz="0" w:space="0" w:color="auto"/>
        <w:bottom w:val="none" w:sz="0" w:space="0" w:color="auto"/>
        <w:right w:val="none" w:sz="0" w:space="0" w:color="auto"/>
      </w:divBdr>
    </w:div>
    <w:div w:id="564029194">
      <w:bodyDiv w:val="1"/>
      <w:marLeft w:val="0"/>
      <w:marRight w:val="0"/>
      <w:marTop w:val="0"/>
      <w:marBottom w:val="0"/>
      <w:divBdr>
        <w:top w:val="none" w:sz="0" w:space="0" w:color="auto"/>
        <w:left w:val="none" w:sz="0" w:space="0" w:color="auto"/>
        <w:bottom w:val="none" w:sz="0" w:space="0" w:color="auto"/>
        <w:right w:val="none" w:sz="0" w:space="0" w:color="auto"/>
      </w:divBdr>
    </w:div>
    <w:div w:id="565264748">
      <w:bodyDiv w:val="1"/>
      <w:marLeft w:val="0"/>
      <w:marRight w:val="0"/>
      <w:marTop w:val="0"/>
      <w:marBottom w:val="0"/>
      <w:divBdr>
        <w:top w:val="none" w:sz="0" w:space="0" w:color="auto"/>
        <w:left w:val="none" w:sz="0" w:space="0" w:color="auto"/>
        <w:bottom w:val="none" w:sz="0" w:space="0" w:color="auto"/>
        <w:right w:val="none" w:sz="0" w:space="0" w:color="auto"/>
      </w:divBdr>
      <w:divsChild>
        <w:div w:id="1364092636">
          <w:marLeft w:val="0"/>
          <w:marRight w:val="0"/>
          <w:marTop w:val="0"/>
          <w:marBottom w:val="0"/>
          <w:divBdr>
            <w:top w:val="none" w:sz="0" w:space="0" w:color="auto"/>
            <w:left w:val="none" w:sz="0" w:space="0" w:color="auto"/>
            <w:bottom w:val="none" w:sz="0" w:space="0" w:color="auto"/>
            <w:right w:val="none" w:sz="0" w:space="0" w:color="auto"/>
          </w:divBdr>
          <w:divsChild>
            <w:div w:id="47136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917872">
      <w:bodyDiv w:val="1"/>
      <w:marLeft w:val="0"/>
      <w:marRight w:val="0"/>
      <w:marTop w:val="0"/>
      <w:marBottom w:val="0"/>
      <w:divBdr>
        <w:top w:val="none" w:sz="0" w:space="0" w:color="auto"/>
        <w:left w:val="none" w:sz="0" w:space="0" w:color="auto"/>
        <w:bottom w:val="none" w:sz="0" w:space="0" w:color="auto"/>
        <w:right w:val="none" w:sz="0" w:space="0" w:color="auto"/>
      </w:divBdr>
    </w:div>
    <w:div w:id="569467036">
      <w:bodyDiv w:val="1"/>
      <w:marLeft w:val="0"/>
      <w:marRight w:val="0"/>
      <w:marTop w:val="0"/>
      <w:marBottom w:val="0"/>
      <w:divBdr>
        <w:top w:val="none" w:sz="0" w:space="0" w:color="auto"/>
        <w:left w:val="none" w:sz="0" w:space="0" w:color="auto"/>
        <w:bottom w:val="none" w:sz="0" w:space="0" w:color="auto"/>
        <w:right w:val="none" w:sz="0" w:space="0" w:color="auto"/>
      </w:divBdr>
      <w:divsChild>
        <w:div w:id="355812724">
          <w:marLeft w:val="0"/>
          <w:marRight w:val="0"/>
          <w:marTop w:val="0"/>
          <w:marBottom w:val="0"/>
          <w:divBdr>
            <w:top w:val="none" w:sz="0" w:space="0" w:color="auto"/>
            <w:left w:val="none" w:sz="0" w:space="0" w:color="auto"/>
            <w:bottom w:val="none" w:sz="0" w:space="0" w:color="auto"/>
            <w:right w:val="none" w:sz="0" w:space="0" w:color="auto"/>
          </w:divBdr>
          <w:divsChild>
            <w:div w:id="13467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656498">
      <w:bodyDiv w:val="1"/>
      <w:marLeft w:val="0"/>
      <w:marRight w:val="0"/>
      <w:marTop w:val="0"/>
      <w:marBottom w:val="0"/>
      <w:divBdr>
        <w:top w:val="none" w:sz="0" w:space="0" w:color="auto"/>
        <w:left w:val="none" w:sz="0" w:space="0" w:color="auto"/>
        <w:bottom w:val="none" w:sz="0" w:space="0" w:color="auto"/>
        <w:right w:val="none" w:sz="0" w:space="0" w:color="auto"/>
      </w:divBdr>
    </w:div>
    <w:div w:id="579019310">
      <w:bodyDiv w:val="1"/>
      <w:marLeft w:val="0"/>
      <w:marRight w:val="0"/>
      <w:marTop w:val="0"/>
      <w:marBottom w:val="0"/>
      <w:divBdr>
        <w:top w:val="none" w:sz="0" w:space="0" w:color="auto"/>
        <w:left w:val="none" w:sz="0" w:space="0" w:color="auto"/>
        <w:bottom w:val="none" w:sz="0" w:space="0" w:color="auto"/>
        <w:right w:val="none" w:sz="0" w:space="0" w:color="auto"/>
      </w:divBdr>
    </w:div>
    <w:div w:id="579214553">
      <w:bodyDiv w:val="1"/>
      <w:marLeft w:val="0"/>
      <w:marRight w:val="0"/>
      <w:marTop w:val="0"/>
      <w:marBottom w:val="0"/>
      <w:divBdr>
        <w:top w:val="none" w:sz="0" w:space="0" w:color="auto"/>
        <w:left w:val="none" w:sz="0" w:space="0" w:color="auto"/>
        <w:bottom w:val="none" w:sz="0" w:space="0" w:color="auto"/>
        <w:right w:val="none" w:sz="0" w:space="0" w:color="auto"/>
      </w:divBdr>
    </w:div>
    <w:div w:id="579560087">
      <w:bodyDiv w:val="1"/>
      <w:marLeft w:val="0"/>
      <w:marRight w:val="0"/>
      <w:marTop w:val="0"/>
      <w:marBottom w:val="0"/>
      <w:divBdr>
        <w:top w:val="none" w:sz="0" w:space="0" w:color="auto"/>
        <w:left w:val="none" w:sz="0" w:space="0" w:color="auto"/>
        <w:bottom w:val="none" w:sz="0" w:space="0" w:color="auto"/>
        <w:right w:val="none" w:sz="0" w:space="0" w:color="auto"/>
      </w:divBdr>
    </w:div>
    <w:div w:id="585269064">
      <w:bodyDiv w:val="1"/>
      <w:marLeft w:val="0"/>
      <w:marRight w:val="0"/>
      <w:marTop w:val="0"/>
      <w:marBottom w:val="0"/>
      <w:divBdr>
        <w:top w:val="none" w:sz="0" w:space="0" w:color="auto"/>
        <w:left w:val="none" w:sz="0" w:space="0" w:color="auto"/>
        <w:bottom w:val="none" w:sz="0" w:space="0" w:color="auto"/>
        <w:right w:val="none" w:sz="0" w:space="0" w:color="auto"/>
      </w:divBdr>
      <w:divsChild>
        <w:div w:id="939530453">
          <w:marLeft w:val="0"/>
          <w:marRight w:val="0"/>
          <w:marTop w:val="0"/>
          <w:marBottom w:val="0"/>
          <w:divBdr>
            <w:top w:val="none" w:sz="0" w:space="0" w:color="auto"/>
            <w:left w:val="none" w:sz="0" w:space="0" w:color="auto"/>
            <w:bottom w:val="none" w:sz="0" w:space="0" w:color="auto"/>
            <w:right w:val="none" w:sz="0" w:space="0" w:color="auto"/>
          </w:divBdr>
          <w:divsChild>
            <w:div w:id="4657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436">
      <w:bodyDiv w:val="1"/>
      <w:marLeft w:val="0"/>
      <w:marRight w:val="0"/>
      <w:marTop w:val="0"/>
      <w:marBottom w:val="0"/>
      <w:divBdr>
        <w:top w:val="none" w:sz="0" w:space="0" w:color="auto"/>
        <w:left w:val="none" w:sz="0" w:space="0" w:color="auto"/>
        <w:bottom w:val="none" w:sz="0" w:space="0" w:color="auto"/>
        <w:right w:val="none" w:sz="0" w:space="0" w:color="auto"/>
      </w:divBdr>
    </w:div>
    <w:div w:id="586772638">
      <w:bodyDiv w:val="1"/>
      <w:marLeft w:val="0"/>
      <w:marRight w:val="0"/>
      <w:marTop w:val="0"/>
      <w:marBottom w:val="0"/>
      <w:divBdr>
        <w:top w:val="none" w:sz="0" w:space="0" w:color="auto"/>
        <w:left w:val="none" w:sz="0" w:space="0" w:color="auto"/>
        <w:bottom w:val="none" w:sz="0" w:space="0" w:color="auto"/>
        <w:right w:val="none" w:sz="0" w:space="0" w:color="auto"/>
      </w:divBdr>
    </w:div>
    <w:div w:id="588586102">
      <w:bodyDiv w:val="1"/>
      <w:marLeft w:val="0"/>
      <w:marRight w:val="0"/>
      <w:marTop w:val="0"/>
      <w:marBottom w:val="0"/>
      <w:divBdr>
        <w:top w:val="none" w:sz="0" w:space="0" w:color="auto"/>
        <w:left w:val="none" w:sz="0" w:space="0" w:color="auto"/>
        <w:bottom w:val="none" w:sz="0" w:space="0" w:color="auto"/>
        <w:right w:val="none" w:sz="0" w:space="0" w:color="auto"/>
      </w:divBdr>
    </w:div>
    <w:div w:id="588776655">
      <w:bodyDiv w:val="1"/>
      <w:marLeft w:val="0"/>
      <w:marRight w:val="0"/>
      <w:marTop w:val="0"/>
      <w:marBottom w:val="0"/>
      <w:divBdr>
        <w:top w:val="none" w:sz="0" w:space="0" w:color="auto"/>
        <w:left w:val="none" w:sz="0" w:space="0" w:color="auto"/>
        <w:bottom w:val="none" w:sz="0" w:space="0" w:color="auto"/>
        <w:right w:val="none" w:sz="0" w:space="0" w:color="auto"/>
      </w:divBdr>
    </w:div>
    <w:div w:id="591403483">
      <w:bodyDiv w:val="1"/>
      <w:marLeft w:val="0"/>
      <w:marRight w:val="0"/>
      <w:marTop w:val="0"/>
      <w:marBottom w:val="0"/>
      <w:divBdr>
        <w:top w:val="none" w:sz="0" w:space="0" w:color="auto"/>
        <w:left w:val="none" w:sz="0" w:space="0" w:color="auto"/>
        <w:bottom w:val="none" w:sz="0" w:space="0" w:color="auto"/>
        <w:right w:val="none" w:sz="0" w:space="0" w:color="auto"/>
      </w:divBdr>
    </w:div>
    <w:div w:id="592206036">
      <w:bodyDiv w:val="1"/>
      <w:marLeft w:val="0"/>
      <w:marRight w:val="0"/>
      <w:marTop w:val="0"/>
      <w:marBottom w:val="0"/>
      <w:divBdr>
        <w:top w:val="none" w:sz="0" w:space="0" w:color="auto"/>
        <w:left w:val="none" w:sz="0" w:space="0" w:color="auto"/>
        <w:bottom w:val="none" w:sz="0" w:space="0" w:color="auto"/>
        <w:right w:val="none" w:sz="0" w:space="0" w:color="auto"/>
      </w:divBdr>
      <w:divsChild>
        <w:div w:id="1635603639">
          <w:marLeft w:val="0"/>
          <w:marRight w:val="0"/>
          <w:marTop w:val="0"/>
          <w:marBottom w:val="0"/>
          <w:divBdr>
            <w:top w:val="none" w:sz="0" w:space="0" w:color="auto"/>
            <w:left w:val="none" w:sz="0" w:space="0" w:color="auto"/>
            <w:bottom w:val="none" w:sz="0" w:space="0" w:color="auto"/>
            <w:right w:val="none" w:sz="0" w:space="0" w:color="auto"/>
          </w:divBdr>
          <w:divsChild>
            <w:div w:id="383793176">
              <w:marLeft w:val="0"/>
              <w:marRight w:val="0"/>
              <w:marTop w:val="0"/>
              <w:marBottom w:val="0"/>
              <w:divBdr>
                <w:top w:val="none" w:sz="0" w:space="0" w:color="auto"/>
                <w:left w:val="none" w:sz="0" w:space="0" w:color="auto"/>
                <w:bottom w:val="none" w:sz="0" w:space="0" w:color="auto"/>
                <w:right w:val="none" w:sz="0" w:space="0" w:color="auto"/>
              </w:divBdr>
            </w:div>
            <w:div w:id="387724662">
              <w:marLeft w:val="0"/>
              <w:marRight w:val="0"/>
              <w:marTop w:val="0"/>
              <w:marBottom w:val="0"/>
              <w:divBdr>
                <w:top w:val="none" w:sz="0" w:space="0" w:color="auto"/>
                <w:left w:val="none" w:sz="0" w:space="0" w:color="auto"/>
                <w:bottom w:val="none" w:sz="0" w:space="0" w:color="auto"/>
                <w:right w:val="none" w:sz="0" w:space="0" w:color="auto"/>
              </w:divBdr>
            </w:div>
            <w:div w:id="205896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07726">
      <w:bodyDiv w:val="1"/>
      <w:marLeft w:val="0"/>
      <w:marRight w:val="0"/>
      <w:marTop w:val="0"/>
      <w:marBottom w:val="0"/>
      <w:divBdr>
        <w:top w:val="none" w:sz="0" w:space="0" w:color="auto"/>
        <w:left w:val="none" w:sz="0" w:space="0" w:color="auto"/>
        <w:bottom w:val="none" w:sz="0" w:space="0" w:color="auto"/>
        <w:right w:val="none" w:sz="0" w:space="0" w:color="auto"/>
      </w:divBdr>
    </w:div>
    <w:div w:id="600338969">
      <w:bodyDiv w:val="1"/>
      <w:marLeft w:val="0"/>
      <w:marRight w:val="0"/>
      <w:marTop w:val="0"/>
      <w:marBottom w:val="0"/>
      <w:divBdr>
        <w:top w:val="none" w:sz="0" w:space="0" w:color="auto"/>
        <w:left w:val="none" w:sz="0" w:space="0" w:color="auto"/>
        <w:bottom w:val="none" w:sz="0" w:space="0" w:color="auto"/>
        <w:right w:val="none" w:sz="0" w:space="0" w:color="auto"/>
      </w:divBdr>
    </w:div>
    <w:div w:id="610671732">
      <w:bodyDiv w:val="1"/>
      <w:marLeft w:val="0"/>
      <w:marRight w:val="0"/>
      <w:marTop w:val="0"/>
      <w:marBottom w:val="0"/>
      <w:divBdr>
        <w:top w:val="none" w:sz="0" w:space="0" w:color="auto"/>
        <w:left w:val="none" w:sz="0" w:space="0" w:color="auto"/>
        <w:bottom w:val="none" w:sz="0" w:space="0" w:color="auto"/>
        <w:right w:val="none" w:sz="0" w:space="0" w:color="auto"/>
      </w:divBdr>
    </w:div>
    <w:div w:id="613947298">
      <w:bodyDiv w:val="1"/>
      <w:marLeft w:val="0"/>
      <w:marRight w:val="0"/>
      <w:marTop w:val="0"/>
      <w:marBottom w:val="0"/>
      <w:divBdr>
        <w:top w:val="none" w:sz="0" w:space="0" w:color="auto"/>
        <w:left w:val="none" w:sz="0" w:space="0" w:color="auto"/>
        <w:bottom w:val="none" w:sz="0" w:space="0" w:color="auto"/>
        <w:right w:val="none" w:sz="0" w:space="0" w:color="auto"/>
      </w:divBdr>
    </w:div>
    <w:div w:id="614600929">
      <w:bodyDiv w:val="1"/>
      <w:marLeft w:val="0"/>
      <w:marRight w:val="0"/>
      <w:marTop w:val="0"/>
      <w:marBottom w:val="0"/>
      <w:divBdr>
        <w:top w:val="none" w:sz="0" w:space="0" w:color="auto"/>
        <w:left w:val="none" w:sz="0" w:space="0" w:color="auto"/>
        <w:bottom w:val="none" w:sz="0" w:space="0" w:color="auto"/>
        <w:right w:val="none" w:sz="0" w:space="0" w:color="auto"/>
      </w:divBdr>
    </w:div>
    <w:div w:id="617762614">
      <w:bodyDiv w:val="1"/>
      <w:marLeft w:val="0"/>
      <w:marRight w:val="0"/>
      <w:marTop w:val="0"/>
      <w:marBottom w:val="0"/>
      <w:divBdr>
        <w:top w:val="none" w:sz="0" w:space="0" w:color="auto"/>
        <w:left w:val="none" w:sz="0" w:space="0" w:color="auto"/>
        <w:bottom w:val="none" w:sz="0" w:space="0" w:color="auto"/>
        <w:right w:val="none" w:sz="0" w:space="0" w:color="auto"/>
      </w:divBdr>
      <w:divsChild>
        <w:div w:id="675839289">
          <w:marLeft w:val="0"/>
          <w:marRight w:val="0"/>
          <w:marTop w:val="0"/>
          <w:marBottom w:val="0"/>
          <w:divBdr>
            <w:top w:val="none" w:sz="0" w:space="0" w:color="auto"/>
            <w:left w:val="none" w:sz="0" w:space="0" w:color="auto"/>
            <w:bottom w:val="none" w:sz="0" w:space="0" w:color="auto"/>
            <w:right w:val="none" w:sz="0" w:space="0" w:color="auto"/>
          </w:divBdr>
          <w:divsChild>
            <w:div w:id="93024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6356">
      <w:bodyDiv w:val="1"/>
      <w:marLeft w:val="0"/>
      <w:marRight w:val="0"/>
      <w:marTop w:val="0"/>
      <w:marBottom w:val="0"/>
      <w:divBdr>
        <w:top w:val="none" w:sz="0" w:space="0" w:color="auto"/>
        <w:left w:val="none" w:sz="0" w:space="0" w:color="auto"/>
        <w:bottom w:val="none" w:sz="0" w:space="0" w:color="auto"/>
        <w:right w:val="none" w:sz="0" w:space="0" w:color="auto"/>
      </w:divBdr>
    </w:div>
    <w:div w:id="624389484">
      <w:bodyDiv w:val="1"/>
      <w:marLeft w:val="0"/>
      <w:marRight w:val="0"/>
      <w:marTop w:val="0"/>
      <w:marBottom w:val="0"/>
      <w:divBdr>
        <w:top w:val="none" w:sz="0" w:space="0" w:color="auto"/>
        <w:left w:val="none" w:sz="0" w:space="0" w:color="auto"/>
        <w:bottom w:val="none" w:sz="0" w:space="0" w:color="auto"/>
        <w:right w:val="none" w:sz="0" w:space="0" w:color="auto"/>
      </w:divBdr>
    </w:div>
    <w:div w:id="631983090">
      <w:bodyDiv w:val="1"/>
      <w:marLeft w:val="0"/>
      <w:marRight w:val="0"/>
      <w:marTop w:val="0"/>
      <w:marBottom w:val="0"/>
      <w:divBdr>
        <w:top w:val="none" w:sz="0" w:space="0" w:color="auto"/>
        <w:left w:val="none" w:sz="0" w:space="0" w:color="auto"/>
        <w:bottom w:val="none" w:sz="0" w:space="0" w:color="auto"/>
        <w:right w:val="none" w:sz="0" w:space="0" w:color="auto"/>
      </w:divBdr>
    </w:div>
    <w:div w:id="637539560">
      <w:bodyDiv w:val="1"/>
      <w:marLeft w:val="0"/>
      <w:marRight w:val="0"/>
      <w:marTop w:val="0"/>
      <w:marBottom w:val="0"/>
      <w:divBdr>
        <w:top w:val="none" w:sz="0" w:space="0" w:color="auto"/>
        <w:left w:val="none" w:sz="0" w:space="0" w:color="auto"/>
        <w:bottom w:val="none" w:sz="0" w:space="0" w:color="auto"/>
        <w:right w:val="none" w:sz="0" w:space="0" w:color="auto"/>
      </w:divBdr>
      <w:divsChild>
        <w:div w:id="1725832989">
          <w:marLeft w:val="0"/>
          <w:marRight w:val="0"/>
          <w:marTop w:val="0"/>
          <w:marBottom w:val="0"/>
          <w:divBdr>
            <w:top w:val="none" w:sz="0" w:space="0" w:color="auto"/>
            <w:left w:val="none" w:sz="0" w:space="0" w:color="auto"/>
            <w:bottom w:val="none" w:sz="0" w:space="0" w:color="auto"/>
            <w:right w:val="none" w:sz="0" w:space="0" w:color="auto"/>
          </w:divBdr>
          <w:divsChild>
            <w:div w:id="139370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077942">
      <w:bodyDiv w:val="1"/>
      <w:marLeft w:val="0"/>
      <w:marRight w:val="0"/>
      <w:marTop w:val="0"/>
      <w:marBottom w:val="0"/>
      <w:divBdr>
        <w:top w:val="none" w:sz="0" w:space="0" w:color="auto"/>
        <w:left w:val="none" w:sz="0" w:space="0" w:color="auto"/>
        <w:bottom w:val="none" w:sz="0" w:space="0" w:color="auto"/>
        <w:right w:val="none" w:sz="0" w:space="0" w:color="auto"/>
      </w:divBdr>
    </w:div>
    <w:div w:id="639960440">
      <w:bodyDiv w:val="1"/>
      <w:marLeft w:val="0"/>
      <w:marRight w:val="0"/>
      <w:marTop w:val="0"/>
      <w:marBottom w:val="0"/>
      <w:divBdr>
        <w:top w:val="none" w:sz="0" w:space="0" w:color="auto"/>
        <w:left w:val="none" w:sz="0" w:space="0" w:color="auto"/>
        <w:bottom w:val="none" w:sz="0" w:space="0" w:color="auto"/>
        <w:right w:val="none" w:sz="0" w:space="0" w:color="auto"/>
      </w:divBdr>
    </w:div>
    <w:div w:id="640186783">
      <w:bodyDiv w:val="1"/>
      <w:marLeft w:val="0"/>
      <w:marRight w:val="0"/>
      <w:marTop w:val="0"/>
      <w:marBottom w:val="0"/>
      <w:divBdr>
        <w:top w:val="none" w:sz="0" w:space="0" w:color="auto"/>
        <w:left w:val="none" w:sz="0" w:space="0" w:color="auto"/>
        <w:bottom w:val="none" w:sz="0" w:space="0" w:color="auto"/>
        <w:right w:val="none" w:sz="0" w:space="0" w:color="auto"/>
      </w:divBdr>
      <w:divsChild>
        <w:div w:id="110324214">
          <w:marLeft w:val="0"/>
          <w:marRight w:val="0"/>
          <w:marTop w:val="0"/>
          <w:marBottom w:val="0"/>
          <w:divBdr>
            <w:top w:val="none" w:sz="0" w:space="0" w:color="auto"/>
            <w:left w:val="none" w:sz="0" w:space="0" w:color="auto"/>
            <w:bottom w:val="none" w:sz="0" w:space="0" w:color="auto"/>
            <w:right w:val="none" w:sz="0" w:space="0" w:color="auto"/>
          </w:divBdr>
          <w:divsChild>
            <w:div w:id="67846537">
              <w:marLeft w:val="0"/>
              <w:marRight w:val="0"/>
              <w:marTop w:val="0"/>
              <w:marBottom w:val="0"/>
              <w:divBdr>
                <w:top w:val="none" w:sz="0" w:space="0" w:color="auto"/>
                <w:left w:val="none" w:sz="0" w:space="0" w:color="auto"/>
                <w:bottom w:val="none" w:sz="0" w:space="0" w:color="auto"/>
                <w:right w:val="none" w:sz="0" w:space="0" w:color="auto"/>
              </w:divBdr>
            </w:div>
            <w:div w:id="227695151">
              <w:marLeft w:val="0"/>
              <w:marRight w:val="0"/>
              <w:marTop w:val="0"/>
              <w:marBottom w:val="0"/>
              <w:divBdr>
                <w:top w:val="none" w:sz="0" w:space="0" w:color="auto"/>
                <w:left w:val="none" w:sz="0" w:space="0" w:color="auto"/>
                <w:bottom w:val="none" w:sz="0" w:space="0" w:color="auto"/>
                <w:right w:val="none" w:sz="0" w:space="0" w:color="auto"/>
              </w:divBdr>
            </w:div>
            <w:div w:id="393092309">
              <w:marLeft w:val="0"/>
              <w:marRight w:val="0"/>
              <w:marTop w:val="0"/>
              <w:marBottom w:val="0"/>
              <w:divBdr>
                <w:top w:val="none" w:sz="0" w:space="0" w:color="auto"/>
                <w:left w:val="none" w:sz="0" w:space="0" w:color="auto"/>
                <w:bottom w:val="none" w:sz="0" w:space="0" w:color="auto"/>
                <w:right w:val="none" w:sz="0" w:space="0" w:color="auto"/>
              </w:divBdr>
            </w:div>
            <w:div w:id="525365913">
              <w:marLeft w:val="0"/>
              <w:marRight w:val="0"/>
              <w:marTop w:val="0"/>
              <w:marBottom w:val="0"/>
              <w:divBdr>
                <w:top w:val="none" w:sz="0" w:space="0" w:color="auto"/>
                <w:left w:val="none" w:sz="0" w:space="0" w:color="auto"/>
                <w:bottom w:val="none" w:sz="0" w:space="0" w:color="auto"/>
                <w:right w:val="none" w:sz="0" w:space="0" w:color="auto"/>
              </w:divBdr>
            </w:div>
            <w:div w:id="1314681384">
              <w:marLeft w:val="0"/>
              <w:marRight w:val="0"/>
              <w:marTop w:val="0"/>
              <w:marBottom w:val="0"/>
              <w:divBdr>
                <w:top w:val="none" w:sz="0" w:space="0" w:color="auto"/>
                <w:left w:val="none" w:sz="0" w:space="0" w:color="auto"/>
                <w:bottom w:val="none" w:sz="0" w:space="0" w:color="auto"/>
                <w:right w:val="none" w:sz="0" w:space="0" w:color="auto"/>
              </w:divBdr>
            </w:div>
            <w:div w:id="1375622828">
              <w:marLeft w:val="0"/>
              <w:marRight w:val="0"/>
              <w:marTop w:val="0"/>
              <w:marBottom w:val="0"/>
              <w:divBdr>
                <w:top w:val="none" w:sz="0" w:space="0" w:color="auto"/>
                <w:left w:val="none" w:sz="0" w:space="0" w:color="auto"/>
                <w:bottom w:val="none" w:sz="0" w:space="0" w:color="auto"/>
                <w:right w:val="none" w:sz="0" w:space="0" w:color="auto"/>
              </w:divBdr>
            </w:div>
            <w:div w:id="170709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2550">
      <w:bodyDiv w:val="1"/>
      <w:marLeft w:val="0"/>
      <w:marRight w:val="0"/>
      <w:marTop w:val="0"/>
      <w:marBottom w:val="0"/>
      <w:divBdr>
        <w:top w:val="none" w:sz="0" w:space="0" w:color="auto"/>
        <w:left w:val="none" w:sz="0" w:space="0" w:color="auto"/>
        <w:bottom w:val="none" w:sz="0" w:space="0" w:color="auto"/>
        <w:right w:val="none" w:sz="0" w:space="0" w:color="auto"/>
      </w:divBdr>
    </w:div>
    <w:div w:id="646478460">
      <w:bodyDiv w:val="1"/>
      <w:marLeft w:val="0"/>
      <w:marRight w:val="0"/>
      <w:marTop w:val="0"/>
      <w:marBottom w:val="0"/>
      <w:divBdr>
        <w:top w:val="none" w:sz="0" w:space="0" w:color="auto"/>
        <w:left w:val="none" w:sz="0" w:space="0" w:color="auto"/>
        <w:bottom w:val="none" w:sz="0" w:space="0" w:color="auto"/>
        <w:right w:val="none" w:sz="0" w:space="0" w:color="auto"/>
      </w:divBdr>
    </w:div>
    <w:div w:id="648241890">
      <w:bodyDiv w:val="1"/>
      <w:marLeft w:val="0"/>
      <w:marRight w:val="0"/>
      <w:marTop w:val="0"/>
      <w:marBottom w:val="0"/>
      <w:divBdr>
        <w:top w:val="none" w:sz="0" w:space="0" w:color="auto"/>
        <w:left w:val="none" w:sz="0" w:space="0" w:color="auto"/>
        <w:bottom w:val="none" w:sz="0" w:space="0" w:color="auto"/>
        <w:right w:val="none" w:sz="0" w:space="0" w:color="auto"/>
      </w:divBdr>
    </w:div>
    <w:div w:id="649863776">
      <w:bodyDiv w:val="1"/>
      <w:marLeft w:val="0"/>
      <w:marRight w:val="0"/>
      <w:marTop w:val="0"/>
      <w:marBottom w:val="0"/>
      <w:divBdr>
        <w:top w:val="none" w:sz="0" w:space="0" w:color="auto"/>
        <w:left w:val="none" w:sz="0" w:space="0" w:color="auto"/>
        <w:bottom w:val="none" w:sz="0" w:space="0" w:color="auto"/>
        <w:right w:val="none" w:sz="0" w:space="0" w:color="auto"/>
      </w:divBdr>
    </w:div>
    <w:div w:id="650215263">
      <w:bodyDiv w:val="1"/>
      <w:marLeft w:val="0"/>
      <w:marRight w:val="0"/>
      <w:marTop w:val="0"/>
      <w:marBottom w:val="0"/>
      <w:divBdr>
        <w:top w:val="none" w:sz="0" w:space="0" w:color="auto"/>
        <w:left w:val="none" w:sz="0" w:space="0" w:color="auto"/>
        <w:bottom w:val="none" w:sz="0" w:space="0" w:color="auto"/>
        <w:right w:val="none" w:sz="0" w:space="0" w:color="auto"/>
      </w:divBdr>
      <w:divsChild>
        <w:div w:id="972175505">
          <w:marLeft w:val="0"/>
          <w:marRight w:val="0"/>
          <w:marTop w:val="0"/>
          <w:marBottom w:val="0"/>
          <w:divBdr>
            <w:top w:val="none" w:sz="0" w:space="0" w:color="auto"/>
            <w:left w:val="none" w:sz="0" w:space="0" w:color="auto"/>
            <w:bottom w:val="none" w:sz="0" w:space="0" w:color="auto"/>
            <w:right w:val="none" w:sz="0" w:space="0" w:color="auto"/>
          </w:divBdr>
          <w:divsChild>
            <w:div w:id="132409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83892">
      <w:bodyDiv w:val="1"/>
      <w:marLeft w:val="0"/>
      <w:marRight w:val="0"/>
      <w:marTop w:val="0"/>
      <w:marBottom w:val="0"/>
      <w:divBdr>
        <w:top w:val="none" w:sz="0" w:space="0" w:color="auto"/>
        <w:left w:val="none" w:sz="0" w:space="0" w:color="auto"/>
        <w:bottom w:val="none" w:sz="0" w:space="0" w:color="auto"/>
        <w:right w:val="none" w:sz="0" w:space="0" w:color="auto"/>
      </w:divBdr>
    </w:div>
    <w:div w:id="655457896">
      <w:bodyDiv w:val="1"/>
      <w:marLeft w:val="0"/>
      <w:marRight w:val="0"/>
      <w:marTop w:val="0"/>
      <w:marBottom w:val="0"/>
      <w:divBdr>
        <w:top w:val="none" w:sz="0" w:space="0" w:color="auto"/>
        <w:left w:val="none" w:sz="0" w:space="0" w:color="auto"/>
        <w:bottom w:val="none" w:sz="0" w:space="0" w:color="auto"/>
        <w:right w:val="none" w:sz="0" w:space="0" w:color="auto"/>
      </w:divBdr>
      <w:divsChild>
        <w:div w:id="475923247">
          <w:marLeft w:val="0"/>
          <w:marRight w:val="0"/>
          <w:marTop w:val="0"/>
          <w:marBottom w:val="0"/>
          <w:divBdr>
            <w:top w:val="none" w:sz="0" w:space="0" w:color="auto"/>
            <w:left w:val="none" w:sz="0" w:space="0" w:color="auto"/>
            <w:bottom w:val="none" w:sz="0" w:space="0" w:color="auto"/>
            <w:right w:val="none" w:sz="0" w:space="0" w:color="auto"/>
          </w:divBdr>
          <w:divsChild>
            <w:div w:id="3291414">
              <w:marLeft w:val="0"/>
              <w:marRight w:val="0"/>
              <w:marTop w:val="0"/>
              <w:marBottom w:val="0"/>
              <w:divBdr>
                <w:top w:val="none" w:sz="0" w:space="0" w:color="auto"/>
                <w:left w:val="none" w:sz="0" w:space="0" w:color="auto"/>
                <w:bottom w:val="none" w:sz="0" w:space="0" w:color="auto"/>
                <w:right w:val="none" w:sz="0" w:space="0" w:color="auto"/>
              </w:divBdr>
            </w:div>
            <w:div w:id="326439761">
              <w:marLeft w:val="0"/>
              <w:marRight w:val="0"/>
              <w:marTop w:val="0"/>
              <w:marBottom w:val="0"/>
              <w:divBdr>
                <w:top w:val="none" w:sz="0" w:space="0" w:color="auto"/>
                <w:left w:val="none" w:sz="0" w:space="0" w:color="auto"/>
                <w:bottom w:val="none" w:sz="0" w:space="0" w:color="auto"/>
                <w:right w:val="none" w:sz="0" w:space="0" w:color="auto"/>
              </w:divBdr>
            </w:div>
            <w:div w:id="1076627989">
              <w:marLeft w:val="0"/>
              <w:marRight w:val="0"/>
              <w:marTop w:val="0"/>
              <w:marBottom w:val="0"/>
              <w:divBdr>
                <w:top w:val="none" w:sz="0" w:space="0" w:color="auto"/>
                <w:left w:val="none" w:sz="0" w:space="0" w:color="auto"/>
                <w:bottom w:val="none" w:sz="0" w:space="0" w:color="auto"/>
                <w:right w:val="none" w:sz="0" w:space="0" w:color="auto"/>
              </w:divBdr>
            </w:div>
            <w:div w:id="1312563239">
              <w:marLeft w:val="0"/>
              <w:marRight w:val="0"/>
              <w:marTop w:val="0"/>
              <w:marBottom w:val="0"/>
              <w:divBdr>
                <w:top w:val="none" w:sz="0" w:space="0" w:color="auto"/>
                <w:left w:val="none" w:sz="0" w:space="0" w:color="auto"/>
                <w:bottom w:val="none" w:sz="0" w:space="0" w:color="auto"/>
                <w:right w:val="none" w:sz="0" w:space="0" w:color="auto"/>
              </w:divBdr>
            </w:div>
            <w:div w:id="14589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570603">
      <w:bodyDiv w:val="1"/>
      <w:marLeft w:val="0"/>
      <w:marRight w:val="0"/>
      <w:marTop w:val="0"/>
      <w:marBottom w:val="0"/>
      <w:divBdr>
        <w:top w:val="none" w:sz="0" w:space="0" w:color="auto"/>
        <w:left w:val="none" w:sz="0" w:space="0" w:color="auto"/>
        <w:bottom w:val="none" w:sz="0" w:space="0" w:color="auto"/>
        <w:right w:val="none" w:sz="0" w:space="0" w:color="auto"/>
      </w:divBdr>
    </w:div>
    <w:div w:id="655765266">
      <w:bodyDiv w:val="1"/>
      <w:marLeft w:val="0"/>
      <w:marRight w:val="0"/>
      <w:marTop w:val="0"/>
      <w:marBottom w:val="0"/>
      <w:divBdr>
        <w:top w:val="none" w:sz="0" w:space="0" w:color="auto"/>
        <w:left w:val="none" w:sz="0" w:space="0" w:color="auto"/>
        <w:bottom w:val="none" w:sz="0" w:space="0" w:color="auto"/>
        <w:right w:val="none" w:sz="0" w:space="0" w:color="auto"/>
      </w:divBdr>
      <w:divsChild>
        <w:div w:id="1471441695">
          <w:marLeft w:val="0"/>
          <w:marRight w:val="0"/>
          <w:marTop w:val="0"/>
          <w:marBottom w:val="0"/>
          <w:divBdr>
            <w:top w:val="none" w:sz="0" w:space="0" w:color="auto"/>
            <w:left w:val="none" w:sz="0" w:space="0" w:color="auto"/>
            <w:bottom w:val="none" w:sz="0" w:space="0" w:color="auto"/>
            <w:right w:val="none" w:sz="0" w:space="0" w:color="auto"/>
          </w:divBdr>
          <w:divsChild>
            <w:div w:id="136212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763658">
      <w:bodyDiv w:val="1"/>
      <w:marLeft w:val="0"/>
      <w:marRight w:val="0"/>
      <w:marTop w:val="0"/>
      <w:marBottom w:val="0"/>
      <w:divBdr>
        <w:top w:val="none" w:sz="0" w:space="0" w:color="auto"/>
        <w:left w:val="none" w:sz="0" w:space="0" w:color="auto"/>
        <w:bottom w:val="none" w:sz="0" w:space="0" w:color="auto"/>
        <w:right w:val="none" w:sz="0" w:space="0" w:color="auto"/>
      </w:divBdr>
    </w:div>
    <w:div w:id="656957187">
      <w:bodyDiv w:val="1"/>
      <w:marLeft w:val="0"/>
      <w:marRight w:val="0"/>
      <w:marTop w:val="0"/>
      <w:marBottom w:val="0"/>
      <w:divBdr>
        <w:top w:val="none" w:sz="0" w:space="0" w:color="auto"/>
        <w:left w:val="none" w:sz="0" w:space="0" w:color="auto"/>
        <w:bottom w:val="none" w:sz="0" w:space="0" w:color="auto"/>
        <w:right w:val="none" w:sz="0" w:space="0" w:color="auto"/>
      </w:divBdr>
    </w:div>
    <w:div w:id="660306043">
      <w:bodyDiv w:val="1"/>
      <w:marLeft w:val="0"/>
      <w:marRight w:val="0"/>
      <w:marTop w:val="0"/>
      <w:marBottom w:val="0"/>
      <w:divBdr>
        <w:top w:val="none" w:sz="0" w:space="0" w:color="auto"/>
        <w:left w:val="none" w:sz="0" w:space="0" w:color="auto"/>
        <w:bottom w:val="none" w:sz="0" w:space="0" w:color="auto"/>
        <w:right w:val="none" w:sz="0" w:space="0" w:color="auto"/>
      </w:divBdr>
    </w:div>
    <w:div w:id="661199262">
      <w:bodyDiv w:val="1"/>
      <w:marLeft w:val="0"/>
      <w:marRight w:val="0"/>
      <w:marTop w:val="0"/>
      <w:marBottom w:val="0"/>
      <w:divBdr>
        <w:top w:val="none" w:sz="0" w:space="0" w:color="auto"/>
        <w:left w:val="none" w:sz="0" w:space="0" w:color="auto"/>
        <w:bottom w:val="none" w:sz="0" w:space="0" w:color="auto"/>
        <w:right w:val="none" w:sz="0" w:space="0" w:color="auto"/>
      </w:divBdr>
    </w:div>
    <w:div w:id="664212317">
      <w:bodyDiv w:val="1"/>
      <w:marLeft w:val="0"/>
      <w:marRight w:val="0"/>
      <w:marTop w:val="0"/>
      <w:marBottom w:val="0"/>
      <w:divBdr>
        <w:top w:val="none" w:sz="0" w:space="0" w:color="auto"/>
        <w:left w:val="none" w:sz="0" w:space="0" w:color="auto"/>
        <w:bottom w:val="none" w:sz="0" w:space="0" w:color="auto"/>
        <w:right w:val="none" w:sz="0" w:space="0" w:color="auto"/>
      </w:divBdr>
    </w:div>
    <w:div w:id="667975233">
      <w:bodyDiv w:val="1"/>
      <w:marLeft w:val="0"/>
      <w:marRight w:val="0"/>
      <w:marTop w:val="0"/>
      <w:marBottom w:val="0"/>
      <w:divBdr>
        <w:top w:val="none" w:sz="0" w:space="0" w:color="auto"/>
        <w:left w:val="none" w:sz="0" w:space="0" w:color="auto"/>
        <w:bottom w:val="none" w:sz="0" w:space="0" w:color="auto"/>
        <w:right w:val="none" w:sz="0" w:space="0" w:color="auto"/>
      </w:divBdr>
    </w:div>
    <w:div w:id="672299076">
      <w:bodyDiv w:val="1"/>
      <w:marLeft w:val="0"/>
      <w:marRight w:val="0"/>
      <w:marTop w:val="0"/>
      <w:marBottom w:val="0"/>
      <w:divBdr>
        <w:top w:val="none" w:sz="0" w:space="0" w:color="auto"/>
        <w:left w:val="none" w:sz="0" w:space="0" w:color="auto"/>
        <w:bottom w:val="none" w:sz="0" w:space="0" w:color="auto"/>
        <w:right w:val="none" w:sz="0" w:space="0" w:color="auto"/>
      </w:divBdr>
    </w:div>
    <w:div w:id="674308924">
      <w:bodyDiv w:val="1"/>
      <w:marLeft w:val="0"/>
      <w:marRight w:val="0"/>
      <w:marTop w:val="0"/>
      <w:marBottom w:val="0"/>
      <w:divBdr>
        <w:top w:val="none" w:sz="0" w:space="0" w:color="auto"/>
        <w:left w:val="none" w:sz="0" w:space="0" w:color="auto"/>
        <w:bottom w:val="none" w:sz="0" w:space="0" w:color="auto"/>
        <w:right w:val="none" w:sz="0" w:space="0" w:color="auto"/>
      </w:divBdr>
    </w:div>
    <w:div w:id="676233081">
      <w:bodyDiv w:val="1"/>
      <w:marLeft w:val="0"/>
      <w:marRight w:val="0"/>
      <w:marTop w:val="0"/>
      <w:marBottom w:val="0"/>
      <w:divBdr>
        <w:top w:val="none" w:sz="0" w:space="0" w:color="auto"/>
        <w:left w:val="none" w:sz="0" w:space="0" w:color="auto"/>
        <w:bottom w:val="none" w:sz="0" w:space="0" w:color="auto"/>
        <w:right w:val="none" w:sz="0" w:space="0" w:color="auto"/>
      </w:divBdr>
    </w:div>
    <w:div w:id="677191933">
      <w:bodyDiv w:val="1"/>
      <w:marLeft w:val="0"/>
      <w:marRight w:val="0"/>
      <w:marTop w:val="0"/>
      <w:marBottom w:val="0"/>
      <w:divBdr>
        <w:top w:val="none" w:sz="0" w:space="0" w:color="auto"/>
        <w:left w:val="none" w:sz="0" w:space="0" w:color="auto"/>
        <w:bottom w:val="none" w:sz="0" w:space="0" w:color="auto"/>
        <w:right w:val="none" w:sz="0" w:space="0" w:color="auto"/>
      </w:divBdr>
    </w:div>
    <w:div w:id="678435881">
      <w:bodyDiv w:val="1"/>
      <w:marLeft w:val="0"/>
      <w:marRight w:val="0"/>
      <w:marTop w:val="0"/>
      <w:marBottom w:val="0"/>
      <w:divBdr>
        <w:top w:val="none" w:sz="0" w:space="0" w:color="auto"/>
        <w:left w:val="none" w:sz="0" w:space="0" w:color="auto"/>
        <w:bottom w:val="none" w:sz="0" w:space="0" w:color="auto"/>
        <w:right w:val="none" w:sz="0" w:space="0" w:color="auto"/>
      </w:divBdr>
    </w:div>
    <w:div w:id="679502332">
      <w:bodyDiv w:val="1"/>
      <w:marLeft w:val="0"/>
      <w:marRight w:val="0"/>
      <w:marTop w:val="0"/>
      <w:marBottom w:val="0"/>
      <w:divBdr>
        <w:top w:val="none" w:sz="0" w:space="0" w:color="auto"/>
        <w:left w:val="none" w:sz="0" w:space="0" w:color="auto"/>
        <w:bottom w:val="none" w:sz="0" w:space="0" w:color="auto"/>
        <w:right w:val="none" w:sz="0" w:space="0" w:color="auto"/>
      </w:divBdr>
    </w:div>
    <w:div w:id="680006832">
      <w:bodyDiv w:val="1"/>
      <w:marLeft w:val="0"/>
      <w:marRight w:val="0"/>
      <w:marTop w:val="0"/>
      <w:marBottom w:val="0"/>
      <w:divBdr>
        <w:top w:val="none" w:sz="0" w:space="0" w:color="auto"/>
        <w:left w:val="none" w:sz="0" w:space="0" w:color="auto"/>
        <w:bottom w:val="none" w:sz="0" w:space="0" w:color="auto"/>
        <w:right w:val="none" w:sz="0" w:space="0" w:color="auto"/>
      </w:divBdr>
    </w:div>
    <w:div w:id="690838678">
      <w:bodyDiv w:val="1"/>
      <w:marLeft w:val="0"/>
      <w:marRight w:val="0"/>
      <w:marTop w:val="0"/>
      <w:marBottom w:val="0"/>
      <w:divBdr>
        <w:top w:val="none" w:sz="0" w:space="0" w:color="auto"/>
        <w:left w:val="none" w:sz="0" w:space="0" w:color="auto"/>
        <w:bottom w:val="none" w:sz="0" w:space="0" w:color="auto"/>
        <w:right w:val="none" w:sz="0" w:space="0" w:color="auto"/>
      </w:divBdr>
    </w:div>
    <w:div w:id="695498071">
      <w:bodyDiv w:val="1"/>
      <w:marLeft w:val="0"/>
      <w:marRight w:val="0"/>
      <w:marTop w:val="0"/>
      <w:marBottom w:val="0"/>
      <w:divBdr>
        <w:top w:val="none" w:sz="0" w:space="0" w:color="auto"/>
        <w:left w:val="none" w:sz="0" w:space="0" w:color="auto"/>
        <w:bottom w:val="none" w:sz="0" w:space="0" w:color="auto"/>
        <w:right w:val="none" w:sz="0" w:space="0" w:color="auto"/>
      </w:divBdr>
    </w:div>
    <w:div w:id="699471787">
      <w:bodyDiv w:val="1"/>
      <w:marLeft w:val="0"/>
      <w:marRight w:val="0"/>
      <w:marTop w:val="0"/>
      <w:marBottom w:val="0"/>
      <w:divBdr>
        <w:top w:val="none" w:sz="0" w:space="0" w:color="auto"/>
        <w:left w:val="none" w:sz="0" w:space="0" w:color="auto"/>
        <w:bottom w:val="none" w:sz="0" w:space="0" w:color="auto"/>
        <w:right w:val="none" w:sz="0" w:space="0" w:color="auto"/>
      </w:divBdr>
    </w:div>
    <w:div w:id="700714451">
      <w:bodyDiv w:val="1"/>
      <w:marLeft w:val="0"/>
      <w:marRight w:val="0"/>
      <w:marTop w:val="0"/>
      <w:marBottom w:val="0"/>
      <w:divBdr>
        <w:top w:val="none" w:sz="0" w:space="0" w:color="auto"/>
        <w:left w:val="none" w:sz="0" w:space="0" w:color="auto"/>
        <w:bottom w:val="none" w:sz="0" w:space="0" w:color="auto"/>
        <w:right w:val="none" w:sz="0" w:space="0" w:color="auto"/>
      </w:divBdr>
      <w:divsChild>
        <w:div w:id="1637904306">
          <w:marLeft w:val="0"/>
          <w:marRight w:val="0"/>
          <w:marTop w:val="0"/>
          <w:marBottom w:val="0"/>
          <w:divBdr>
            <w:top w:val="none" w:sz="0" w:space="0" w:color="auto"/>
            <w:left w:val="none" w:sz="0" w:space="0" w:color="auto"/>
            <w:bottom w:val="none" w:sz="0" w:space="0" w:color="auto"/>
            <w:right w:val="none" w:sz="0" w:space="0" w:color="auto"/>
          </w:divBdr>
          <w:divsChild>
            <w:div w:id="192210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4641">
      <w:bodyDiv w:val="1"/>
      <w:marLeft w:val="0"/>
      <w:marRight w:val="0"/>
      <w:marTop w:val="0"/>
      <w:marBottom w:val="0"/>
      <w:divBdr>
        <w:top w:val="none" w:sz="0" w:space="0" w:color="auto"/>
        <w:left w:val="none" w:sz="0" w:space="0" w:color="auto"/>
        <w:bottom w:val="none" w:sz="0" w:space="0" w:color="auto"/>
        <w:right w:val="none" w:sz="0" w:space="0" w:color="auto"/>
      </w:divBdr>
    </w:div>
    <w:div w:id="703016130">
      <w:bodyDiv w:val="1"/>
      <w:marLeft w:val="0"/>
      <w:marRight w:val="0"/>
      <w:marTop w:val="0"/>
      <w:marBottom w:val="0"/>
      <w:divBdr>
        <w:top w:val="none" w:sz="0" w:space="0" w:color="auto"/>
        <w:left w:val="none" w:sz="0" w:space="0" w:color="auto"/>
        <w:bottom w:val="none" w:sz="0" w:space="0" w:color="auto"/>
        <w:right w:val="none" w:sz="0" w:space="0" w:color="auto"/>
      </w:divBdr>
    </w:div>
    <w:div w:id="703752004">
      <w:bodyDiv w:val="1"/>
      <w:marLeft w:val="0"/>
      <w:marRight w:val="0"/>
      <w:marTop w:val="0"/>
      <w:marBottom w:val="0"/>
      <w:divBdr>
        <w:top w:val="none" w:sz="0" w:space="0" w:color="auto"/>
        <w:left w:val="none" w:sz="0" w:space="0" w:color="auto"/>
        <w:bottom w:val="none" w:sz="0" w:space="0" w:color="auto"/>
        <w:right w:val="none" w:sz="0" w:space="0" w:color="auto"/>
      </w:divBdr>
    </w:div>
    <w:div w:id="706687852">
      <w:bodyDiv w:val="1"/>
      <w:marLeft w:val="0"/>
      <w:marRight w:val="0"/>
      <w:marTop w:val="0"/>
      <w:marBottom w:val="0"/>
      <w:divBdr>
        <w:top w:val="none" w:sz="0" w:space="0" w:color="auto"/>
        <w:left w:val="none" w:sz="0" w:space="0" w:color="auto"/>
        <w:bottom w:val="none" w:sz="0" w:space="0" w:color="auto"/>
        <w:right w:val="none" w:sz="0" w:space="0" w:color="auto"/>
      </w:divBdr>
    </w:div>
    <w:div w:id="720134045">
      <w:bodyDiv w:val="1"/>
      <w:marLeft w:val="0"/>
      <w:marRight w:val="0"/>
      <w:marTop w:val="0"/>
      <w:marBottom w:val="0"/>
      <w:divBdr>
        <w:top w:val="none" w:sz="0" w:space="0" w:color="auto"/>
        <w:left w:val="none" w:sz="0" w:space="0" w:color="auto"/>
        <w:bottom w:val="none" w:sz="0" w:space="0" w:color="auto"/>
        <w:right w:val="none" w:sz="0" w:space="0" w:color="auto"/>
      </w:divBdr>
    </w:div>
    <w:div w:id="720637610">
      <w:bodyDiv w:val="1"/>
      <w:marLeft w:val="0"/>
      <w:marRight w:val="0"/>
      <w:marTop w:val="0"/>
      <w:marBottom w:val="0"/>
      <w:divBdr>
        <w:top w:val="none" w:sz="0" w:space="0" w:color="auto"/>
        <w:left w:val="none" w:sz="0" w:space="0" w:color="auto"/>
        <w:bottom w:val="none" w:sz="0" w:space="0" w:color="auto"/>
        <w:right w:val="none" w:sz="0" w:space="0" w:color="auto"/>
      </w:divBdr>
    </w:div>
    <w:div w:id="720714715">
      <w:bodyDiv w:val="1"/>
      <w:marLeft w:val="0"/>
      <w:marRight w:val="0"/>
      <w:marTop w:val="0"/>
      <w:marBottom w:val="0"/>
      <w:divBdr>
        <w:top w:val="none" w:sz="0" w:space="0" w:color="auto"/>
        <w:left w:val="none" w:sz="0" w:space="0" w:color="auto"/>
        <w:bottom w:val="none" w:sz="0" w:space="0" w:color="auto"/>
        <w:right w:val="none" w:sz="0" w:space="0" w:color="auto"/>
      </w:divBdr>
    </w:div>
    <w:div w:id="725641511">
      <w:bodyDiv w:val="1"/>
      <w:marLeft w:val="0"/>
      <w:marRight w:val="0"/>
      <w:marTop w:val="0"/>
      <w:marBottom w:val="0"/>
      <w:divBdr>
        <w:top w:val="none" w:sz="0" w:space="0" w:color="auto"/>
        <w:left w:val="none" w:sz="0" w:space="0" w:color="auto"/>
        <w:bottom w:val="none" w:sz="0" w:space="0" w:color="auto"/>
        <w:right w:val="none" w:sz="0" w:space="0" w:color="auto"/>
      </w:divBdr>
    </w:div>
    <w:div w:id="726270923">
      <w:bodyDiv w:val="1"/>
      <w:marLeft w:val="0"/>
      <w:marRight w:val="0"/>
      <w:marTop w:val="0"/>
      <w:marBottom w:val="0"/>
      <w:divBdr>
        <w:top w:val="none" w:sz="0" w:space="0" w:color="auto"/>
        <w:left w:val="none" w:sz="0" w:space="0" w:color="auto"/>
        <w:bottom w:val="none" w:sz="0" w:space="0" w:color="auto"/>
        <w:right w:val="none" w:sz="0" w:space="0" w:color="auto"/>
      </w:divBdr>
    </w:div>
    <w:div w:id="727533742">
      <w:bodyDiv w:val="1"/>
      <w:marLeft w:val="0"/>
      <w:marRight w:val="0"/>
      <w:marTop w:val="0"/>
      <w:marBottom w:val="0"/>
      <w:divBdr>
        <w:top w:val="none" w:sz="0" w:space="0" w:color="auto"/>
        <w:left w:val="none" w:sz="0" w:space="0" w:color="auto"/>
        <w:bottom w:val="none" w:sz="0" w:space="0" w:color="auto"/>
        <w:right w:val="none" w:sz="0" w:space="0" w:color="auto"/>
      </w:divBdr>
    </w:div>
    <w:div w:id="727653804">
      <w:bodyDiv w:val="1"/>
      <w:marLeft w:val="0"/>
      <w:marRight w:val="0"/>
      <w:marTop w:val="0"/>
      <w:marBottom w:val="0"/>
      <w:divBdr>
        <w:top w:val="none" w:sz="0" w:space="0" w:color="auto"/>
        <w:left w:val="none" w:sz="0" w:space="0" w:color="auto"/>
        <w:bottom w:val="none" w:sz="0" w:space="0" w:color="auto"/>
        <w:right w:val="none" w:sz="0" w:space="0" w:color="auto"/>
      </w:divBdr>
      <w:divsChild>
        <w:div w:id="741950793">
          <w:marLeft w:val="0"/>
          <w:marRight w:val="0"/>
          <w:marTop w:val="0"/>
          <w:marBottom w:val="0"/>
          <w:divBdr>
            <w:top w:val="none" w:sz="0" w:space="0" w:color="auto"/>
            <w:left w:val="none" w:sz="0" w:space="0" w:color="auto"/>
            <w:bottom w:val="none" w:sz="0" w:space="0" w:color="auto"/>
            <w:right w:val="none" w:sz="0" w:space="0" w:color="auto"/>
          </w:divBdr>
          <w:divsChild>
            <w:div w:id="15152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4770">
      <w:bodyDiv w:val="1"/>
      <w:marLeft w:val="0"/>
      <w:marRight w:val="0"/>
      <w:marTop w:val="0"/>
      <w:marBottom w:val="0"/>
      <w:divBdr>
        <w:top w:val="none" w:sz="0" w:space="0" w:color="auto"/>
        <w:left w:val="none" w:sz="0" w:space="0" w:color="auto"/>
        <w:bottom w:val="none" w:sz="0" w:space="0" w:color="auto"/>
        <w:right w:val="none" w:sz="0" w:space="0" w:color="auto"/>
      </w:divBdr>
    </w:div>
    <w:div w:id="731197768">
      <w:bodyDiv w:val="1"/>
      <w:marLeft w:val="0"/>
      <w:marRight w:val="0"/>
      <w:marTop w:val="0"/>
      <w:marBottom w:val="0"/>
      <w:divBdr>
        <w:top w:val="none" w:sz="0" w:space="0" w:color="auto"/>
        <w:left w:val="none" w:sz="0" w:space="0" w:color="auto"/>
        <w:bottom w:val="none" w:sz="0" w:space="0" w:color="auto"/>
        <w:right w:val="none" w:sz="0" w:space="0" w:color="auto"/>
      </w:divBdr>
    </w:div>
    <w:div w:id="732432966">
      <w:bodyDiv w:val="1"/>
      <w:marLeft w:val="0"/>
      <w:marRight w:val="0"/>
      <w:marTop w:val="0"/>
      <w:marBottom w:val="0"/>
      <w:divBdr>
        <w:top w:val="none" w:sz="0" w:space="0" w:color="auto"/>
        <w:left w:val="none" w:sz="0" w:space="0" w:color="auto"/>
        <w:bottom w:val="none" w:sz="0" w:space="0" w:color="auto"/>
        <w:right w:val="none" w:sz="0" w:space="0" w:color="auto"/>
      </w:divBdr>
    </w:div>
    <w:div w:id="733628747">
      <w:bodyDiv w:val="1"/>
      <w:marLeft w:val="0"/>
      <w:marRight w:val="0"/>
      <w:marTop w:val="0"/>
      <w:marBottom w:val="0"/>
      <w:divBdr>
        <w:top w:val="none" w:sz="0" w:space="0" w:color="auto"/>
        <w:left w:val="none" w:sz="0" w:space="0" w:color="auto"/>
        <w:bottom w:val="none" w:sz="0" w:space="0" w:color="auto"/>
        <w:right w:val="none" w:sz="0" w:space="0" w:color="auto"/>
      </w:divBdr>
    </w:div>
    <w:div w:id="734549572">
      <w:bodyDiv w:val="1"/>
      <w:marLeft w:val="0"/>
      <w:marRight w:val="0"/>
      <w:marTop w:val="0"/>
      <w:marBottom w:val="0"/>
      <w:divBdr>
        <w:top w:val="none" w:sz="0" w:space="0" w:color="auto"/>
        <w:left w:val="none" w:sz="0" w:space="0" w:color="auto"/>
        <w:bottom w:val="none" w:sz="0" w:space="0" w:color="auto"/>
        <w:right w:val="none" w:sz="0" w:space="0" w:color="auto"/>
      </w:divBdr>
    </w:div>
    <w:div w:id="737288229">
      <w:bodyDiv w:val="1"/>
      <w:marLeft w:val="0"/>
      <w:marRight w:val="0"/>
      <w:marTop w:val="0"/>
      <w:marBottom w:val="0"/>
      <w:divBdr>
        <w:top w:val="none" w:sz="0" w:space="0" w:color="auto"/>
        <w:left w:val="none" w:sz="0" w:space="0" w:color="auto"/>
        <w:bottom w:val="none" w:sz="0" w:space="0" w:color="auto"/>
        <w:right w:val="none" w:sz="0" w:space="0" w:color="auto"/>
      </w:divBdr>
    </w:div>
    <w:div w:id="737552676">
      <w:bodyDiv w:val="1"/>
      <w:marLeft w:val="0"/>
      <w:marRight w:val="0"/>
      <w:marTop w:val="0"/>
      <w:marBottom w:val="0"/>
      <w:divBdr>
        <w:top w:val="none" w:sz="0" w:space="0" w:color="auto"/>
        <w:left w:val="none" w:sz="0" w:space="0" w:color="auto"/>
        <w:bottom w:val="none" w:sz="0" w:space="0" w:color="auto"/>
        <w:right w:val="none" w:sz="0" w:space="0" w:color="auto"/>
      </w:divBdr>
      <w:divsChild>
        <w:div w:id="365568961">
          <w:marLeft w:val="0"/>
          <w:marRight w:val="0"/>
          <w:marTop w:val="0"/>
          <w:marBottom w:val="0"/>
          <w:divBdr>
            <w:top w:val="none" w:sz="0" w:space="0" w:color="auto"/>
            <w:left w:val="none" w:sz="0" w:space="0" w:color="auto"/>
            <w:bottom w:val="none" w:sz="0" w:space="0" w:color="auto"/>
            <w:right w:val="none" w:sz="0" w:space="0" w:color="auto"/>
          </w:divBdr>
          <w:divsChild>
            <w:div w:id="187750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0114">
      <w:bodyDiv w:val="1"/>
      <w:marLeft w:val="0"/>
      <w:marRight w:val="0"/>
      <w:marTop w:val="0"/>
      <w:marBottom w:val="0"/>
      <w:divBdr>
        <w:top w:val="none" w:sz="0" w:space="0" w:color="auto"/>
        <w:left w:val="none" w:sz="0" w:space="0" w:color="auto"/>
        <w:bottom w:val="none" w:sz="0" w:space="0" w:color="auto"/>
        <w:right w:val="none" w:sz="0" w:space="0" w:color="auto"/>
      </w:divBdr>
    </w:div>
    <w:div w:id="741415434">
      <w:bodyDiv w:val="1"/>
      <w:marLeft w:val="0"/>
      <w:marRight w:val="0"/>
      <w:marTop w:val="0"/>
      <w:marBottom w:val="0"/>
      <w:divBdr>
        <w:top w:val="none" w:sz="0" w:space="0" w:color="auto"/>
        <w:left w:val="none" w:sz="0" w:space="0" w:color="auto"/>
        <w:bottom w:val="none" w:sz="0" w:space="0" w:color="auto"/>
        <w:right w:val="none" w:sz="0" w:space="0" w:color="auto"/>
      </w:divBdr>
    </w:div>
    <w:div w:id="742067437">
      <w:bodyDiv w:val="1"/>
      <w:marLeft w:val="0"/>
      <w:marRight w:val="0"/>
      <w:marTop w:val="0"/>
      <w:marBottom w:val="0"/>
      <w:divBdr>
        <w:top w:val="none" w:sz="0" w:space="0" w:color="auto"/>
        <w:left w:val="none" w:sz="0" w:space="0" w:color="auto"/>
        <w:bottom w:val="none" w:sz="0" w:space="0" w:color="auto"/>
        <w:right w:val="none" w:sz="0" w:space="0" w:color="auto"/>
      </w:divBdr>
      <w:divsChild>
        <w:div w:id="198663599">
          <w:marLeft w:val="0"/>
          <w:marRight w:val="0"/>
          <w:marTop w:val="0"/>
          <w:marBottom w:val="0"/>
          <w:divBdr>
            <w:top w:val="none" w:sz="0" w:space="0" w:color="auto"/>
            <w:left w:val="none" w:sz="0" w:space="0" w:color="auto"/>
            <w:bottom w:val="none" w:sz="0" w:space="0" w:color="auto"/>
            <w:right w:val="none" w:sz="0" w:space="0" w:color="auto"/>
          </w:divBdr>
          <w:divsChild>
            <w:div w:id="44238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87358">
      <w:bodyDiv w:val="1"/>
      <w:marLeft w:val="0"/>
      <w:marRight w:val="0"/>
      <w:marTop w:val="0"/>
      <w:marBottom w:val="0"/>
      <w:divBdr>
        <w:top w:val="none" w:sz="0" w:space="0" w:color="auto"/>
        <w:left w:val="none" w:sz="0" w:space="0" w:color="auto"/>
        <w:bottom w:val="none" w:sz="0" w:space="0" w:color="auto"/>
        <w:right w:val="none" w:sz="0" w:space="0" w:color="auto"/>
      </w:divBdr>
    </w:div>
    <w:div w:id="747776512">
      <w:bodyDiv w:val="1"/>
      <w:marLeft w:val="0"/>
      <w:marRight w:val="0"/>
      <w:marTop w:val="0"/>
      <w:marBottom w:val="0"/>
      <w:divBdr>
        <w:top w:val="none" w:sz="0" w:space="0" w:color="auto"/>
        <w:left w:val="none" w:sz="0" w:space="0" w:color="auto"/>
        <w:bottom w:val="none" w:sz="0" w:space="0" w:color="auto"/>
        <w:right w:val="none" w:sz="0" w:space="0" w:color="auto"/>
      </w:divBdr>
    </w:div>
    <w:div w:id="751239456">
      <w:bodyDiv w:val="1"/>
      <w:marLeft w:val="0"/>
      <w:marRight w:val="0"/>
      <w:marTop w:val="0"/>
      <w:marBottom w:val="0"/>
      <w:divBdr>
        <w:top w:val="none" w:sz="0" w:space="0" w:color="auto"/>
        <w:left w:val="none" w:sz="0" w:space="0" w:color="auto"/>
        <w:bottom w:val="none" w:sz="0" w:space="0" w:color="auto"/>
        <w:right w:val="none" w:sz="0" w:space="0" w:color="auto"/>
      </w:divBdr>
    </w:div>
    <w:div w:id="751515017">
      <w:bodyDiv w:val="1"/>
      <w:marLeft w:val="0"/>
      <w:marRight w:val="0"/>
      <w:marTop w:val="0"/>
      <w:marBottom w:val="0"/>
      <w:divBdr>
        <w:top w:val="none" w:sz="0" w:space="0" w:color="auto"/>
        <w:left w:val="none" w:sz="0" w:space="0" w:color="auto"/>
        <w:bottom w:val="none" w:sz="0" w:space="0" w:color="auto"/>
        <w:right w:val="none" w:sz="0" w:space="0" w:color="auto"/>
      </w:divBdr>
    </w:div>
    <w:div w:id="757870844">
      <w:bodyDiv w:val="1"/>
      <w:marLeft w:val="0"/>
      <w:marRight w:val="0"/>
      <w:marTop w:val="0"/>
      <w:marBottom w:val="0"/>
      <w:divBdr>
        <w:top w:val="none" w:sz="0" w:space="0" w:color="auto"/>
        <w:left w:val="none" w:sz="0" w:space="0" w:color="auto"/>
        <w:bottom w:val="none" w:sz="0" w:space="0" w:color="auto"/>
        <w:right w:val="none" w:sz="0" w:space="0" w:color="auto"/>
      </w:divBdr>
      <w:divsChild>
        <w:div w:id="1616863003">
          <w:marLeft w:val="0"/>
          <w:marRight w:val="0"/>
          <w:marTop w:val="0"/>
          <w:marBottom w:val="0"/>
          <w:divBdr>
            <w:top w:val="none" w:sz="0" w:space="0" w:color="auto"/>
            <w:left w:val="none" w:sz="0" w:space="0" w:color="auto"/>
            <w:bottom w:val="none" w:sz="0" w:space="0" w:color="auto"/>
            <w:right w:val="none" w:sz="0" w:space="0" w:color="auto"/>
          </w:divBdr>
          <w:divsChild>
            <w:div w:id="102578161">
              <w:marLeft w:val="0"/>
              <w:marRight w:val="0"/>
              <w:marTop w:val="0"/>
              <w:marBottom w:val="0"/>
              <w:divBdr>
                <w:top w:val="none" w:sz="0" w:space="0" w:color="auto"/>
                <w:left w:val="none" w:sz="0" w:space="0" w:color="auto"/>
                <w:bottom w:val="none" w:sz="0" w:space="0" w:color="auto"/>
                <w:right w:val="none" w:sz="0" w:space="0" w:color="auto"/>
              </w:divBdr>
            </w:div>
            <w:div w:id="422259383">
              <w:marLeft w:val="0"/>
              <w:marRight w:val="0"/>
              <w:marTop w:val="0"/>
              <w:marBottom w:val="0"/>
              <w:divBdr>
                <w:top w:val="none" w:sz="0" w:space="0" w:color="auto"/>
                <w:left w:val="none" w:sz="0" w:space="0" w:color="auto"/>
                <w:bottom w:val="none" w:sz="0" w:space="0" w:color="auto"/>
                <w:right w:val="none" w:sz="0" w:space="0" w:color="auto"/>
              </w:divBdr>
            </w:div>
            <w:div w:id="573667252">
              <w:marLeft w:val="0"/>
              <w:marRight w:val="0"/>
              <w:marTop w:val="0"/>
              <w:marBottom w:val="0"/>
              <w:divBdr>
                <w:top w:val="none" w:sz="0" w:space="0" w:color="auto"/>
                <w:left w:val="none" w:sz="0" w:space="0" w:color="auto"/>
                <w:bottom w:val="none" w:sz="0" w:space="0" w:color="auto"/>
                <w:right w:val="none" w:sz="0" w:space="0" w:color="auto"/>
              </w:divBdr>
            </w:div>
            <w:div w:id="700787742">
              <w:marLeft w:val="0"/>
              <w:marRight w:val="0"/>
              <w:marTop w:val="0"/>
              <w:marBottom w:val="0"/>
              <w:divBdr>
                <w:top w:val="none" w:sz="0" w:space="0" w:color="auto"/>
                <w:left w:val="none" w:sz="0" w:space="0" w:color="auto"/>
                <w:bottom w:val="none" w:sz="0" w:space="0" w:color="auto"/>
                <w:right w:val="none" w:sz="0" w:space="0" w:color="auto"/>
              </w:divBdr>
            </w:div>
            <w:div w:id="783186642">
              <w:marLeft w:val="0"/>
              <w:marRight w:val="0"/>
              <w:marTop w:val="0"/>
              <w:marBottom w:val="0"/>
              <w:divBdr>
                <w:top w:val="none" w:sz="0" w:space="0" w:color="auto"/>
                <w:left w:val="none" w:sz="0" w:space="0" w:color="auto"/>
                <w:bottom w:val="none" w:sz="0" w:space="0" w:color="auto"/>
                <w:right w:val="none" w:sz="0" w:space="0" w:color="auto"/>
              </w:divBdr>
            </w:div>
            <w:div w:id="1134517210">
              <w:marLeft w:val="0"/>
              <w:marRight w:val="0"/>
              <w:marTop w:val="0"/>
              <w:marBottom w:val="0"/>
              <w:divBdr>
                <w:top w:val="none" w:sz="0" w:space="0" w:color="auto"/>
                <w:left w:val="none" w:sz="0" w:space="0" w:color="auto"/>
                <w:bottom w:val="none" w:sz="0" w:space="0" w:color="auto"/>
                <w:right w:val="none" w:sz="0" w:space="0" w:color="auto"/>
              </w:divBdr>
            </w:div>
            <w:div w:id="1295985906">
              <w:marLeft w:val="0"/>
              <w:marRight w:val="0"/>
              <w:marTop w:val="0"/>
              <w:marBottom w:val="0"/>
              <w:divBdr>
                <w:top w:val="none" w:sz="0" w:space="0" w:color="auto"/>
                <w:left w:val="none" w:sz="0" w:space="0" w:color="auto"/>
                <w:bottom w:val="none" w:sz="0" w:space="0" w:color="auto"/>
                <w:right w:val="none" w:sz="0" w:space="0" w:color="auto"/>
              </w:divBdr>
            </w:div>
            <w:div w:id="1492523274">
              <w:marLeft w:val="0"/>
              <w:marRight w:val="0"/>
              <w:marTop w:val="0"/>
              <w:marBottom w:val="0"/>
              <w:divBdr>
                <w:top w:val="none" w:sz="0" w:space="0" w:color="auto"/>
                <w:left w:val="none" w:sz="0" w:space="0" w:color="auto"/>
                <w:bottom w:val="none" w:sz="0" w:space="0" w:color="auto"/>
                <w:right w:val="none" w:sz="0" w:space="0" w:color="auto"/>
              </w:divBdr>
            </w:div>
            <w:div w:id="1765803241">
              <w:marLeft w:val="0"/>
              <w:marRight w:val="0"/>
              <w:marTop w:val="0"/>
              <w:marBottom w:val="0"/>
              <w:divBdr>
                <w:top w:val="none" w:sz="0" w:space="0" w:color="auto"/>
                <w:left w:val="none" w:sz="0" w:space="0" w:color="auto"/>
                <w:bottom w:val="none" w:sz="0" w:space="0" w:color="auto"/>
                <w:right w:val="none" w:sz="0" w:space="0" w:color="auto"/>
              </w:divBdr>
            </w:div>
            <w:div w:id="1785466431">
              <w:marLeft w:val="0"/>
              <w:marRight w:val="0"/>
              <w:marTop w:val="0"/>
              <w:marBottom w:val="0"/>
              <w:divBdr>
                <w:top w:val="none" w:sz="0" w:space="0" w:color="auto"/>
                <w:left w:val="none" w:sz="0" w:space="0" w:color="auto"/>
                <w:bottom w:val="none" w:sz="0" w:space="0" w:color="auto"/>
                <w:right w:val="none" w:sz="0" w:space="0" w:color="auto"/>
              </w:divBdr>
            </w:div>
            <w:div w:id="21376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81814">
      <w:bodyDiv w:val="1"/>
      <w:marLeft w:val="0"/>
      <w:marRight w:val="0"/>
      <w:marTop w:val="0"/>
      <w:marBottom w:val="0"/>
      <w:divBdr>
        <w:top w:val="none" w:sz="0" w:space="0" w:color="auto"/>
        <w:left w:val="none" w:sz="0" w:space="0" w:color="auto"/>
        <w:bottom w:val="none" w:sz="0" w:space="0" w:color="auto"/>
        <w:right w:val="none" w:sz="0" w:space="0" w:color="auto"/>
      </w:divBdr>
      <w:divsChild>
        <w:div w:id="1528642001">
          <w:marLeft w:val="0"/>
          <w:marRight w:val="0"/>
          <w:marTop w:val="0"/>
          <w:marBottom w:val="0"/>
          <w:divBdr>
            <w:top w:val="none" w:sz="0" w:space="0" w:color="auto"/>
            <w:left w:val="none" w:sz="0" w:space="0" w:color="auto"/>
            <w:bottom w:val="none" w:sz="0" w:space="0" w:color="auto"/>
            <w:right w:val="none" w:sz="0" w:space="0" w:color="auto"/>
          </w:divBdr>
          <w:divsChild>
            <w:div w:id="33033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452648">
      <w:bodyDiv w:val="1"/>
      <w:marLeft w:val="0"/>
      <w:marRight w:val="0"/>
      <w:marTop w:val="0"/>
      <w:marBottom w:val="0"/>
      <w:divBdr>
        <w:top w:val="none" w:sz="0" w:space="0" w:color="auto"/>
        <w:left w:val="none" w:sz="0" w:space="0" w:color="auto"/>
        <w:bottom w:val="none" w:sz="0" w:space="0" w:color="auto"/>
        <w:right w:val="none" w:sz="0" w:space="0" w:color="auto"/>
      </w:divBdr>
    </w:div>
    <w:div w:id="760836863">
      <w:bodyDiv w:val="1"/>
      <w:marLeft w:val="0"/>
      <w:marRight w:val="0"/>
      <w:marTop w:val="0"/>
      <w:marBottom w:val="0"/>
      <w:divBdr>
        <w:top w:val="none" w:sz="0" w:space="0" w:color="auto"/>
        <w:left w:val="none" w:sz="0" w:space="0" w:color="auto"/>
        <w:bottom w:val="none" w:sz="0" w:space="0" w:color="auto"/>
        <w:right w:val="none" w:sz="0" w:space="0" w:color="auto"/>
      </w:divBdr>
    </w:div>
    <w:div w:id="763451591">
      <w:bodyDiv w:val="1"/>
      <w:marLeft w:val="0"/>
      <w:marRight w:val="0"/>
      <w:marTop w:val="0"/>
      <w:marBottom w:val="0"/>
      <w:divBdr>
        <w:top w:val="none" w:sz="0" w:space="0" w:color="auto"/>
        <w:left w:val="none" w:sz="0" w:space="0" w:color="auto"/>
        <w:bottom w:val="none" w:sz="0" w:space="0" w:color="auto"/>
        <w:right w:val="none" w:sz="0" w:space="0" w:color="auto"/>
      </w:divBdr>
    </w:div>
    <w:div w:id="763765713">
      <w:bodyDiv w:val="1"/>
      <w:marLeft w:val="0"/>
      <w:marRight w:val="0"/>
      <w:marTop w:val="0"/>
      <w:marBottom w:val="0"/>
      <w:divBdr>
        <w:top w:val="none" w:sz="0" w:space="0" w:color="auto"/>
        <w:left w:val="none" w:sz="0" w:space="0" w:color="auto"/>
        <w:bottom w:val="none" w:sz="0" w:space="0" w:color="auto"/>
        <w:right w:val="none" w:sz="0" w:space="0" w:color="auto"/>
      </w:divBdr>
    </w:div>
    <w:div w:id="767115743">
      <w:bodyDiv w:val="1"/>
      <w:marLeft w:val="0"/>
      <w:marRight w:val="0"/>
      <w:marTop w:val="0"/>
      <w:marBottom w:val="0"/>
      <w:divBdr>
        <w:top w:val="none" w:sz="0" w:space="0" w:color="auto"/>
        <w:left w:val="none" w:sz="0" w:space="0" w:color="auto"/>
        <w:bottom w:val="none" w:sz="0" w:space="0" w:color="auto"/>
        <w:right w:val="none" w:sz="0" w:space="0" w:color="auto"/>
      </w:divBdr>
    </w:div>
    <w:div w:id="767309380">
      <w:bodyDiv w:val="1"/>
      <w:marLeft w:val="0"/>
      <w:marRight w:val="0"/>
      <w:marTop w:val="0"/>
      <w:marBottom w:val="0"/>
      <w:divBdr>
        <w:top w:val="none" w:sz="0" w:space="0" w:color="auto"/>
        <w:left w:val="none" w:sz="0" w:space="0" w:color="auto"/>
        <w:bottom w:val="none" w:sz="0" w:space="0" w:color="auto"/>
        <w:right w:val="none" w:sz="0" w:space="0" w:color="auto"/>
      </w:divBdr>
      <w:divsChild>
        <w:div w:id="1205171960">
          <w:marLeft w:val="0"/>
          <w:marRight w:val="0"/>
          <w:marTop w:val="0"/>
          <w:marBottom w:val="0"/>
          <w:divBdr>
            <w:top w:val="none" w:sz="0" w:space="0" w:color="auto"/>
            <w:left w:val="none" w:sz="0" w:space="0" w:color="auto"/>
            <w:bottom w:val="none" w:sz="0" w:space="0" w:color="auto"/>
            <w:right w:val="none" w:sz="0" w:space="0" w:color="auto"/>
          </w:divBdr>
          <w:divsChild>
            <w:div w:id="607154639">
              <w:marLeft w:val="0"/>
              <w:marRight w:val="0"/>
              <w:marTop w:val="0"/>
              <w:marBottom w:val="0"/>
              <w:divBdr>
                <w:top w:val="none" w:sz="0" w:space="0" w:color="auto"/>
                <w:left w:val="none" w:sz="0" w:space="0" w:color="auto"/>
                <w:bottom w:val="none" w:sz="0" w:space="0" w:color="auto"/>
                <w:right w:val="none" w:sz="0" w:space="0" w:color="auto"/>
              </w:divBdr>
            </w:div>
            <w:div w:id="20715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36601">
      <w:bodyDiv w:val="1"/>
      <w:marLeft w:val="0"/>
      <w:marRight w:val="0"/>
      <w:marTop w:val="0"/>
      <w:marBottom w:val="0"/>
      <w:divBdr>
        <w:top w:val="none" w:sz="0" w:space="0" w:color="auto"/>
        <w:left w:val="none" w:sz="0" w:space="0" w:color="auto"/>
        <w:bottom w:val="none" w:sz="0" w:space="0" w:color="auto"/>
        <w:right w:val="none" w:sz="0" w:space="0" w:color="auto"/>
      </w:divBdr>
    </w:div>
    <w:div w:id="771322089">
      <w:bodyDiv w:val="1"/>
      <w:marLeft w:val="0"/>
      <w:marRight w:val="0"/>
      <w:marTop w:val="0"/>
      <w:marBottom w:val="0"/>
      <w:divBdr>
        <w:top w:val="none" w:sz="0" w:space="0" w:color="auto"/>
        <w:left w:val="none" w:sz="0" w:space="0" w:color="auto"/>
        <w:bottom w:val="none" w:sz="0" w:space="0" w:color="auto"/>
        <w:right w:val="none" w:sz="0" w:space="0" w:color="auto"/>
      </w:divBdr>
    </w:div>
    <w:div w:id="772630661">
      <w:bodyDiv w:val="1"/>
      <w:marLeft w:val="0"/>
      <w:marRight w:val="0"/>
      <w:marTop w:val="0"/>
      <w:marBottom w:val="0"/>
      <w:divBdr>
        <w:top w:val="none" w:sz="0" w:space="0" w:color="auto"/>
        <w:left w:val="none" w:sz="0" w:space="0" w:color="auto"/>
        <w:bottom w:val="none" w:sz="0" w:space="0" w:color="auto"/>
        <w:right w:val="none" w:sz="0" w:space="0" w:color="auto"/>
      </w:divBdr>
      <w:divsChild>
        <w:div w:id="2110587385">
          <w:marLeft w:val="0"/>
          <w:marRight w:val="0"/>
          <w:marTop w:val="0"/>
          <w:marBottom w:val="0"/>
          <w:divBdr>
            <w:top w:val="none" w:sz="0" w:space="0" w:color="auto"/>
            <w:left w:val="none" w:sz="0" w:space="0" w:color="auto"/>
            <w:bottom w:val="none" w:sz="0" w:space="0" w:color="auto"/>
            <w:right w:val="none" w:sz="0" w:space="0" w:color="auto"/>
          </w:divBdr>
          <w:divsChild>
            <w:div w:id="56787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749697">
      <w:bodyDiv w:val="1"/>
      <w:marLeft w:val="0"/>
      <w:marRight w:val="0"/>
      <w:marTop w:val="0"/>
      <w:marBottom w:val="0"/>
      <w:divBdr>
        <w:top w:val="none" w:sz="0" w:space="0" w:color="auto"/>
        <w:left w:val="none" w:sz="0" w:space="0" w:color="auto"/>
        <w:bottom w:val="none" w:sz="0" w:space="0" w:color="auto"/>
        <w:right w:val="none" w:sz="0" w:space="0" w:color="auto"/>
      </w:divBdr>
      <w:divsChild>
        <w:div w:id="737634726">
          <w:marLeft w:val="0"/>
          <w:marRight w:val="0"/>
          <w:marTop w:val="0"/>
          <w:marBottom w:val="0"/>
          <w:divBdr>
            <w:top w:val="none" w:sz="0" w:space="0" w:color="auto"/>
            <w:left w:val="none" w:sz="0" w:space="0" w:color="auto"/>
            <w:bottom w:val="none" w:sz="0" w:space="0" w:color="auto"/>
            <w:right w:val="none" w:sz="0" w:space="0" w:color="auto"/>
          </w:divBdr>
          <w:divsChild>
            <w:div w:id="1876000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99671">
      <w:bodyDiv w:val="1"/>
      <w:marLeft w:val="0"/>
      <w:marRight w:val="0"/>
      <w:marTop w:val="0"/>
      <w:marBottom w:val="0"/>
      <w:divBdr>
        <w:top w:val="none" w:sz="0" w:space="0" w:color="auto"/>
        <w:left w:val="none" w:sz="0" w:space="0" w:color="auto"/>
        <w:bottom w:val="none" w:sz="0" w:space="0" w:color="auto"/>
        <w:right w:val="none" w:sz="0" w:space="0" w:color="auto"/>
      </w:divBdr>
    </w:div>
    <w:div w:id="775634831">
      <w:bodyDiv w:val="1"/>
      <w:marLeft w:val="0"/>
      <w:marRight w:val="0"/>
      <w:marTop w:val="0"/>
      <w:marBottom w:val="0"/>
      <w:divBdr>
        <w:top w:val="none" w:sz="0" w:space="0" w:color="auto"/>
        <w:left w:val="none" w:sz="0" w:space="0" w:color="auto"/>
        <w:bottom w:val="none" w:sz="0" w:space="0" w:color="auto"/>
        <w:right w:val="none" w:sz="0" w:space="0" w:color="auto"/>
      </w:divBdr>
    </w:div>
    <w:div w:id="778718900">
      <w:bodyDiv w:val="1"/>
      <w:marLeft w:val="0"/>
      <w:marRight w:val="0"/>
      <w:marTop w:val="0"/>
      <w:marBottom w:val="0"/>
      <w:divBdr>
        <w:top w:val="none" w:sz="0" w:space="0" w:color="auto"/>
        <w:left w:val="none" w:sz="0" w:space="0" w:color="auto"/>
        <w:bottom w:val="none" w:sz="0" w:space="0" w:color="auto"/>
        <w:right w:val="none" w:sz="0" w:space="0" w:color="auto"/>
      </w:divBdr>
    </w:div>
    <w:div w:id="785663194">
      <w:bodyDiv w:val="1"/>
      <w:marLeft w:val="0"/>
      <w:marRight w:val="0"/>
      <w:marTop w:val="0"/>
      <w:marBottom w:val="0"/>
      <w:divBdr>
        <w:top w:val="none" w:sz="0" w:space="0" w:color="auto"/>
        <w:left w:val="none" w:sz="0" w:space="0" w:color="auto"/>
        <w:bottom w:val="none" w:sz="0" w:space="0" w:color="auto"/>
        <w:right w:val="none" w:sz="0" w:space="0" w:color="auto"/>
      </w:divBdr>
    </w:div>
    <w:div w:id="795022759">
      <w:bodyDiv w:val="1"/>
      <w:marLeft w:val="0"/>
      <w:marRight w:val="0"/>
      <w:marTop w:val="0"/>
      <w:marBottom w:val="0"/>
      <w:divBdr>
        <w:top w:val="none" w:sz="0" w:space="0" w:color="auto"/>
        <w:left w:val="none" w:sz="0" w:space="0" w:color="auto"/>
        <w:bottom w:val="none" w:sz="0" w:space="0" w:color="auto"/>
        <w:right w:val="none" w:sz="0" w:space="0" w:color="auto"/>
      </w:divBdr>
      <w:divsChild>
        <w:div w:id="1864710453">
          <w:marLeft w:val="0"/>
          <w:marRight w:val="0"/>
          <w:marTop w:val="0"/>
          <w:marBottom w:val="0"/>
          <w:divBdr>
            <w:top w:val="none" w:sz="0" w:space="0" w:color="auto"/>
            <w:left w:val="none" w:sz="0" w:space="0" w:color="auto"/>
            <w:bottom w:val="none" w:sz="0" w:space="0" w:color="auto"/>
            <w:right w:val="none" w:sz="0" w:space="0" w:color="auto"/>
          </w:divBdr>
          <w:divsChild>
            <w:div w:id="99191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063742">
      <w:bodyDiv w:val="1"/>
      <w:marLeft w:val="0"/>
      <w:marRight w:val="0"/>
      <w:marTop w:val="0"/>
      <w:marBottom w:val="0"/>
      <w:divBdr>
        <w:top w:val="none" w:sz="0" w:space="0" w:color="auto"/>
        <w:left w:val="none" w:sz="0" w:space="0" w:color="auto"/>
        <w:bottom w:val="none" w:sz="0" w:space="0" w:color="auto"/>
        <w:right w:val="none" w:sz="0" w:space="0" w:color="auto"/>
      </w:divBdr>
      <w:divsChild>
        <w:div w:id="441464100">
          <w:marLeft w:val="0"/>
          <w:marRight w:val="0"/>
          <w:marTop w:val="0"/>
          <w:marBottom w:val="0"/>
          <w:divBdr>
            <w:top w:val="none" w:sz="0" w:space="0" w:color="auto"/>
            <w:left w:val="none" w:sz="0" w:space="0" w:color="auto"/>
            <w:bottom w:val="none" w:sz="0" w:space="0" w:color="auto"/>
            <w:right w:val="none" w:sz="0" w:space="0" w:color="auto"/>
          </w:divBdr>
          <w:divsChild>
            <w:div w:id="7447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030">
      <w:bodyDiv w:val="1"/>
      <w:marLeft w:val="0"/>
      <w:marRight w:val="0"/>
      <w:marTop w:val="0"/>
      <w:marBottom w:val="0"/>
      <w:divBdr>
        <w:top w:val="none" w:sz="0" w:space="0" w:color="auto"/>
        <w:left w:val="none" w:sz="0" w:space="0" w:color="auto"/>
        <w:bottom w:val="none" w:sz="0" w:space="0" w:color="auto"/>
        <w:right w:val="none" w:sz="0" w:space="0" w:color="auto"/>
      </w:divBdr>
      <w:divsChild>
        <w:div w:id="136073473">
          <w:marLeft w:val="0"/>
          <w:marRight w:val="0"/>
          <w:marTop w:val="0"/>
          <w:marBottom w:val="0"/>
          <w:divBdr>
            <w:top w:val="none" w:sz="0" w:space="0" w:color="auto"/>
            <w:left w:val="none" w:sz="0" w:space="0" w:color="auto"/>
            <w:bottom w:val="none" w:sz="0" w:space="0" w:color="auto"/>
            <w:right w:val="none" w:sz="0" w:space="0" w:color="auto"/>
          </w:divBdr>
          <w:divsChild>
            <w:div w:id="199552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536126">
      <w:bodyDiv w:val="1"/>
      <w:marLeft w:val="0"/>
      <w:marRight w:val="0"/>
      <w:marTop w:val="0"/>
      <w:marBottom w:val="0"/>
      <w:divBdr>
        <w:top w:val="none" w:sz="0" w:space="0" w:color="auto"/>
        <w:left w:val="none" w:sz="0" w:space="0" w:color="auto"/>
        <w:bottom w:val="none" w:sz="0" w:space="0" w:color="auto"/>
        <w:right w:val="none" w:sz="0" w:space="0" w:color="auto"/>
      </w:divBdr>
    </w:div>
    <w:div w:id="802842995">
      <w:bodyDiv w:val="1"/>
      <w:marLeft w:val="0"/>
      <w:marRight w:val="0"/>
      <w:marTop w:val="0"/>
      <w:marBottom w:val="0"/>
      <w:divBdr>
        <w:top w:val="none" w:sz="0" w:space="0" w:color="auto"/>
        <w:left w:val="none" w:sz="0" w:space="0" w:color="auto"/>
        <w:bottom w:val="none" w:sz="0" w:space="0" w:color="auto"/>
        <w:right w:val="none" w:sz="0" w:space="0" w:color="auto"/>
      </w:divBdr>
    </w:div>
    <w:div w:id="814294805">
      <w:bodyDiv w:val="1"/>
      <w:marLeft w:val="0"/>
      <w:marRight w:val="0"/>
      <w:marTop w:val="0"/>
      <w:marBottom w:val="0"/>
      <w:divBdr>
        <w:top w:val="none" w:sz="0" w:space="0" w:color="auto"/>
        <w:left w:val="none" w:sz="0" w:space="0" w:color="auto"/>
        <w:bottom w:val="none" w:sz="0" w:space="0" w:color="auto"/>
        <w:right w:val="none" w:sz="0" w:space="0" w:color="auto"/>
      </w:divBdr>
    </w:div>
    <w:div w:id="815145724">
      <w:bodyDiv w:val="1"/>
      <w:marLeft w:val="0"/>
      <w:marRight w:val="0"/>
      <w:marTop w:val="0"/>
      <w:marBottom w:val="0"/>
      <w:divBdr>
        <w:top w:val="none" w:sz="0" w:space="0" w:color="auto"/>
        <w:left w:val="none" w:sz="0" w:space="0" w:color="auto"/>
        <w:bottom w:val="none" w:sz="0" w:space="0" w:color="auto"/>
        <w:right w:val="none" w:sz="0" w:space="0" w:color="auto"/>
      </w:divBdr>
    </w:div>
    <w:div w:id="816651493">
      <w:bodyDiv w:val="1"/>
      <w:marLeft w:val="0"/>
      <w:marRight w:val="0"/>
      <w:marTop w:val="0"/>
      <w:marBottom w:val="0"/>
      <w:divBdr>
        <w:top w:val="none" w:sz="0" w:space="0" w:color="auto"/>
        <w:left w:val="none" w:sz="0" w:space="0" w:color="auto"/>
        <w:bottom w:val="none" w:sz="0" w:space="0" w:color="auto"/>
        <w:right w:val="none" w:sz="0" w:space="0" w:color="auto"/>
      </w:divBdr>
      <w:divsChild>
        <w:div w:id="1842967204">
          <w:marLeft w:val="0"/>
          <w:marRight w:val="0"/>
          <w:marTop w:val="0"/>
          <w:marBottom w:val="0"/>
          <w:divBdr>
            <w:top w:val="none" w:sz="0" w:space="0" w:color="auto"/>
            <w:left w:val="none" w:sz="0" w:space="0" w:color="auto"/>
            <w:bottom w:val="none" w:sz="0" w:space="0" w:color="auto"/>
            <w:right w:val="none" w:sz="0" w:space="0" w:color="auto"/>
          </w:divBdr>
          <w:divsChild>
            <w:div w:id="90409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729090">
      <w:bodyDiv w:val="1"/>
      <w:marLeft w:val="0"/>
      <w:marRight w:val="0"/>
      <w:marTop w:val="0"/>
      <w:marBottom w:val="0"/>
      <w:divBdr>
        <w:top w:val="none" w:sz="0" w:space="0" w:color="auto"/>
        <w:left w:val="none" w:sz="0" w:space="0" w:color="auto"/>
        <w:bottom w:val="none" w:sz="0" w:space="0" w:color="auto"/>
        <w:right w:val="none" w:sz="0" w:space="0" w:color="auto"/>
      </w:divBdr>
    </w:div>
    <w:div w:id="816798320">
      <w:bodyDiv w:val="1"/>
      <w:marLeft w:val="0"/>
      <w:marRight w:val="0"/>
      <w:marTop w:val="0"/>
      <w:marBottom w:val="0"/>
      <w:divBdr>
        <w:top w:val="none" w:sz="0" w:space="0" w:color="auto"/>
        <w:left w:val="none" w:sz="0" w:space="0" w:color="auto"/>
        <w:bottom w:val="none" w:sz="0" w:space="0" w:color="auto"/>
        <w:right w:val="none" w:sz="0" w:space="0" w:color="auto"/>
      </w:divBdr>
    </w:div>
    <w:div w:id="820079651">
      <w:bodyDiv w:val="1"/>
      <w:marLeft w:val="0"/>
      <w:marRight w:val="0"/>
      <w:marTop w:val="0"/>
      <w:marBottom w:val="0"/>
      <w:divBdr>
        <w:top w:val="none" w:sz="0" w:space="0" w:color="auto"/>
        <w:left w:val="none" w:sz="0" w:space="0" w:color="auto"/>
        <w:bottom w:val="none" w:sz="0" w:space="0" w:color="auto"/>
        <w:right w:val="none" w:sz="0" w:space="0" w:color="auto"/>
      </w:divBdr>
    </w:div>
    <w:div w:id="820459861">
      <w:bodyDiv w:val="1"/>
      <w:marLeft w:val="0"/>
      <w:marRight w:val="0"/>
      <w:marTop w:val="0"/>
      <w:marBottom w:val="0"/>
      <w:divBdr>
        <w:top w:val="none" w:sz="0" w:space="0" w:color="auto"/>
        <w:left w:val="none" w:sz="0" w:space="0" w:color="auto"/>
        <w:bottom w:val="none" w:sz="0" w:space="0" w:color="auto"/>
        <w:right w:val="none" w:sz="0" w:space="0" w:color="auto"/>
      </w:divBdr>
    </w:div>
    <w:div w:id="820850913">
      <w:bodyDiv w:val="1"/>
      <w:marLeft w:val="0"/>
      <w:marRight w:val="0"/>
      <w:marTop w:val="0"/>
      <w:marBottom w:val="0"/>
      <w:divBdr>
        <w:top w:val="none" w:sz="0" w:space="0" w:color="auto"/>
        <w:left w:val="none" w:sz="0" w:space="0" w:color="auto"/>
        <w:bottom w:val="none" w:sz="0" w:space="0" w:color="auto"/>
        <w:right w:val="none" w:sz="0" w:space="0" w:color="auto"/>
      </w:divBdr>
    </w:div>
    <w:div w:id="822937939">
      <w:bodyDiv w:val="1"/>
      <w:marLeft w:val="0"/>
      <w:marRight w:val="0"/>
      <w:marTop w:val="0"/>
      <w:marBottom w:val="0"/>
      <w:divBdr>
        <w:top w:val="none" w:sz="0" w:space="0" w:color="auto"/>
        <w:left w:val="none" w:sz="0" w:space="0" w:color="auto"/>
        <w:bottom w:val="none" w:sz="0" w:space="0" w:color="auto"/>
        <w:right w:val="none" w:sz="0" w:space="0" w:color="auto"/>
      </w:divBdr>
    </w:div>
    <w:div w:id="824708870">
      <w:bodyDiv w:val="1"/>
      <w:marLeft w:val="0"/>
      <w:marRight w:val="0"/>
      <w:marTop w:val="0"/>
      <w:marBottom w:val="0"/>
      <w:divBdr>
        <w:top w:val="none" w:sz="0" w:space="0" w:color="auto"/>
        <w:left w:val="none" w:sz="0" w:space="0" w:color="auto"/>
        <w:bottom w:val="none" w:sz="0" w:space="0" w:color="auto"/>
        <w:right w:val="none" w:sz="0" w:space="0" w:color="auto"/>
      </w:divBdr>
    </w:div>
    <w:div w:id="829447194">
      <w:bodyDiv w:val="1"/>
      <w:marLeft w:val="0"/>
      <w:marRight w:val="0"/>
      <w:marTop w:val="0"/>
      <w:marBottom w:val="0"/>
      <w:divBdr>
        <w:top w:val="none" w:sz="0" w:space="0" w:color="auto"/>
        <w:left w:val="none" w:sz="0" w:space="0" w:color="auto"/>
        <w:bottom w:val="none" w:sz="0" w:space="0" w:color="auto"/>
        <w:right w:val="none" w:sz="0" w:space="0" w:color="auto"/>
      </w:divBdr>
      <w:divsChild>
        <w:div w:id="1663117860">
          <w:marLeft w:val="0"/>
          <w:marRight w:val="0"/>
          <w:marTop w:val="0"/>
          <w:marBottom w:val="0"/>
          <w:divBdr>
            <w:top w:val="none" w:sz="0" w:space="0" w:color="auto"/>
            <w:left w:val="none" w:sz="0" w:space="0" w:color="auto"/>
            <w:bottom w:val="none" w:sz="0" w:space="0" w:color="auto"/>
            <w:right w:val="none" w:sz="0" w:space="0" w:color="auto"/>
          </w:divBdr>
          <w:divsChild>
            <w:div w:id="188444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86282">
      <w:bodyDiv w:val="1"/>
      <w:marLeft w:val="0"/>
      <w:marRight w:val="0"/>
      <w:marTop w:val="0"/>
      <w:marBottom w:val="0"/>
      <w:divBdr>
        <w:top w:val="none" w:sz="0" w:space="0" w:color="auto"/>
        <w:left w:val="none" w:sz="0" w:space="0" w:color="auto"/>
        <w:bottom w:val="none" w:sz="0" w:space="0" w:color="auto"/>
        <w:right w:val="none" w:sz="0" w:space="0" w:color="auto"/>
      </w:divBdr>
    </w:div>
    <w:div w:id="832136757">
      <w:bodyDiv w:val="1"/>
      <w:marLeft w:val="0"/>
      <w:marRight w:val="0"/>
      <w:marTop w:val="0"/>
      <w:marBottom w:val="0"/>
      <w:divBdr>
        <w:top w:val="none" w:sz="0" w:space="0" w:color="auto"/>
        <w:left w:val="none" w:sz="0" w:space="0" w:color="auto"/>
        <w:bottom w:val="none" w:sz="0" w:space="0" w:color="auto"/>
        <w:right w:val="none" w:sz="0" w:space="0" w:color="auto"/>
      </w:divBdr>
    </w:div>
    <w:div w:id="834145953">
      <w:bodyDiv w:val="1"/>
      <w:marLeft w:val="0"/>
      <w:marRight w:val="0"/>
      <w:marTop w:val="0"/>
      <w:marBottom w:val="0"/>
      <w:divBdr>
        <w:top w:val="none" w:sz="0" w:space="0" w:color="auto"/>
        <w:left w:val="none" w:sz="0" w:space="0" w:color="auto"/>
        <w:bottom w:val="none" w:sz="0" w:space="0" w:color="auto"/>
        <w:right w:val="none" w:sz="0" w:space="0" w:color="auto"/>
      </w:divBdr>
    </w:div>
    <w:div w:id="836193984">
      <w:bodyDiv w:val="1"/>
      <w:marLeft w:val="0"/>
      <w:marRight w:val="0"/>
      <w:marTop w:val="0"/>
      <w:marBottom w:val="0"/>
      <w:divBdr>
        <w:top w:val="none" w:sz="0" w:space="0" w:color="auto"/>
        <w:left w:val="none" w:sz="0" w:space="0" w:color="auto"/>
        <w:bottom w:val="none" w:sz="0" w:space="0" w:color="auto"/>
        <w:right w:val="none" w:sz="0" w:space="0" w:color="auto"/>
      </w:divBdr>
    </w:div>
    <w:div w:id="837116388">
      <w:bodyDiv w:val="1"/>
      <w:marLeft w:val="0"/>
      <w:marRight w:val="0"/>
      <w:marTop w:val="0"/>
      <w:marBottom w:val="0"/>
      <w:divBdr>
        <w:top w:val="none" w:sz="0" w:space="0" w:color="auto"/>
        <w:left w:val="none" w:sz="0" w:space="0" w:color="auto"/>
        <w:bottom w:val="none" w:sz="0" w:space="0" w:color="auto"/>
        <w:right w:val="none" w:sz="0" w:space="0" w:color="auto"/>
      </w:divBdr>
      <w:divsChild>
        <w:div w:id="1444038819">
          <w:marLeft w:val="0"/>
          <w:marRight w:val="0"/>
          <w:marTop w:val="0"/>
          <w:marBottom w:val="0"/>
          <w:divBdr>
            <w:top w:val="none" w:sz="0" w:space="0" w:color="auto"/>
            <w:left w:val="none" w:sz="0" w:space="0" w:color="auto"/>
            <w:bottom w:val="none" w:sz="0" w:space="0" w:color="auto"/>
            <w:right w:val="none" w:sz="0" w:space="0" w:color="auto"/>
          </w:divBdr>
          <w:divsChild>
            <w:div w:id="117861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613571">
      <w:bodyDiv w:val="1"/>
      <w:marLeft w:val="0"/>
      <w:marRight w:val="0"/>
      <w:marTop w:val="0"/>
      <w:marBottom w:val="0"/>
      <w:divBdr>
        <w:top w:val="none" w:sz="0" w:space="0" w:color="auto"/>
        <w:left w:val="none" w:sz="0" w:space="0" w:color="auto"/>
        <w:bottom w:val="none" w:sz="0" w:space="0" w:color="auto"/>
        <w:right w:val="none" w:sz="0" w:space="0" w:color="auto"/>
      </w:divBdr>
    </w:div>
    <w:div w:id="840895613">
      <w:bodyDiv w:val="1"/>
      <w:marLeft w:val="0"/>
      <w:marRight w:val="0"/>
      <w:marTop w:val="0"/>
      <w:marBottom w:val="0"/>
      <w:divBdr>
        <w:top w:val="none" w:sz="0" w:space="0" w:color="auto"/>
        <w:left w:val="none" w:sz="0" w:space="0" w:color="auto"/>
        <w:bottom w:val="none" w:sz="0" w:space="0" w:color="auto"/>
        <w:right w:val="none" w:sz="0" w:space="0" w:color="auto"/>
      </w:divBdr>
    </w:div>
    <w:div w:id="845555272">
      <w:bodyDiv w:val="1"/>
      <w:marLeft w:val="0"/>
      <w:marRight w:val="0"/>
      <w:marTop w:val="0"/>
      <w:marBottom w:val="0"/>
      <w:divBdr>
        <w:top w:val="none" w:sz="0" w:space="0" w:color="auto"/>
        <w:left w:val="none" w:sz="0" w:space="0" w:color="auto"/>
        <w:bottom w:val="none" w:sz="0" w:space="0" w:color="auto"/>
        <w:right w:val="none" w:sz="0" w:space="0" w:color="auto"/>
      </w:divBdr>
    </w:div>
    <w:div w:id="852501543">
      <w:bodyDiv w:val="1"/>
      <w:marLeft w:val="0"/>
      <w:marRight w:val="0"/>
      <w:marTop w:val="0"/>
      <w:marBottom w:val="0"/>
      <w:divBdr>
        <w:top w:val="none" w:sz="0" w:space="0" w:color="auto"/>
        <w:left w:val="none" w:sz="0" w:space="0" w:color="auto"/>
        <w:bottom w:val="none" w:sz="0" w:space="0" w:color="auto"/>
        <w:right w:val="none" w:sz="0" w:space="0" w:color="auto"/>
      </w:divBdr>
    </w:div>
    <w:div w:id="853029644">
      <w:bodyDiv w:val="1"/>
      <w:marLeft w:val="0"/>
      <w:marRight w:val="0"/>
      <w:marTop w:val="0"/>
      <w:marBottom w:val="0"/>
      <w:divBdr>
        <w:top w:val="none" w:sz="0" w:space="0" w:color="auto"/>
        <w:left w:val="none" w:sz="0" w:space="0" w:color="auto"/>
        <w:bottom w:val="none" w:sz="0" w:space="0" w:color="auto"/>
        <w:right w:val="none" w:sz="0" w:space="0" w:color="auto"/>
      </w:divBdr>
    </w:div>
    <w:div w:id="855771343">
      <w:bodyDiv w:val="1"/>
      <w:marLeft w:val="0"/>
      <w:marRight w:val="0"/>
      <w:marTop w:val="0"/>
      <w:marBottom w:val="0"/>
      <w:divBdr>
        <w:top w:val="none" w:sz="0" w:space="0" w:color="auto"/>
        <w:left w:val="none" w:sz="0" w:space="0" w:color="auto"/>
        <w:bottom w:val="none" w:sz="0" w:space="0" w:color="auto"/>
        <w:right w:val="none" w:sz="0" w:space="0" w:color="auto"/>
      </w:divBdr>
    </w:div>
    <w:div w:id="857475420">
      <w:bodyDiv w:val="1"/>
      <w:marLeft w:val="0"/>
      <w:marRight w:val="0"/>
      <w:marTop w:val="0"/>
      <w:marBottom w:val="0"/>
      <w:divBdr>
        <w:top w:val="none" w:sz="0" w:space="0" w:color="auto"/>
        <w:left w:val="none" w:sz="0" w:space="0" w:color="auto"/>
        <w:bottom w:val="none" w:sz="0" w:space="0" w:color="auto"/>
        <w:right w:val="none" w:sz="0" w:space="0" w:color="auto"/>
      </w:divBdr>
    </w:div>
    <w:div w:id="863833613">
      <w:bodyDiv w:val="1"/>
      <w:marLeft w:val="0"/>
      <w:marRight w:val="0"/>
      <w:marTop w:val="0"/>
      <w:marBottom w:val="0"/>
      <w:divBdr>
        <w:top w:val="none" w:sz="0" w:space="0" w:color="auto"/>
        <w:left w:val="none" w:sz="0" w:space="0" w:color="auto"/>
        <w:bottom w:val="none" w:sz="0" w:space="0" w:color="auto"/>
        <w:right w:val="none" w:sz="0" w:space="0" w:color="auto"/>
      </w:divBdr>
    </w:div>
    <w:div w:id="875434972">
      <w:bodyDiv w:val="1"/>
      <w:marLeft w:val="0"/>
      <w:marRight w:val="0"/>
      <w:marTop w:val="0"/>
      <w:marBottom w:val="0"/>
      <w:divBdr>
        <w:top w:val="none" w:sz="0" w:space="0" w:color="auto"/>
        <w:left w:val="none" w:sz="0" w:space="0" w:color="auto"/>
        <w:bottom w:val="none" w:sz="0" w:space="0" w:color="auto"/>
        <w:right w:val="none" w:sz="0" w:space="0" w:color="auto"/>
      </w:divBdr>
    </w:div>
    <w:div w:id="875774066">
      <w:bodyDiv w:val="1"/>
      <w:marLeft w:val="0"/>
      <w:marRight w:val="0"/>
      <w:marTop w:val="0"/>
      <w:marBottom w:val="0"/>
      <w:divBdr>
        <w:top w:val="none" w:sz="0" w:space="0" w:color="auto"/>
        <w:left w:val="none" w:sz="0" w:space="0" w:color="auto"/>
        <w:bottom w:val="none" w:sz="0" w:space="0" w:color="auto"/>
        <w:right w:val="none" w:sz="0" w:space="0" w:color="auto"/>
      </w:divBdr>
    </w:div>
    <w:div w:id="879050685">
      <w:bodyDiv w:val="1"/>
      <w:marLeft w:val="0"/>
      <w:marRight w:val="0"/>
      <w:marTop w:val="0"/>
      <w:marBottom w:val="0"/>
      <w:divBdr>
        <w:top w:val="none" w:sz="0" w:space="0" w:color="auto"/>
        <w:left w:val="none" w:sz="0" w:space="0" w:color="auto"/>
        <w:bottom w:val="none" w:sz="0" w:space="0" w:color="auto"/>
        <w:right w:val="none" w:sz="0" w:space="0" w:color="auto"/>
      </w:divBdr>
    </w:div>
    <w:div w:id="883564619">
      <w:bodyDiv w:val="1"/>
      <w:marLeft w:val="0"/>
      <w:marRight w:val="0"/>
      <w:marTop w:val="0"/>
      <w:marBottom w:val="0"/>
      <w:divBdr>
        <w:top w:val="none" w:sz="0" w:space="0" w:color="auto"/>
        <w:left w:val="none" w:sz="0" w:space="0" w:color="auto"/>
        <w:bottom w:val="none" w:sz="0" w:space="0" w:color="auto"/>
        <w:right w:val="none" w:sz="0" w:space="0" w:color="auto"/>
      </w:divBdr>
    </w:div>
    <w:div w:id="884409998">
      <w:bodyDiv w:val="1"/>
      <w:marLeft w:val="0"/>
      <w:marRight w:val="0"/>
      <w:marTop w:val="0"/>
      <w:marBottom w:val="0"/>
      <w:divBdr>
        <w:top w:val="none" w:sz="0" w:space="0" w:color="auto"/>
        <w:left w:val="none" w:sz="0" w:space="0" w:color="auto"/>
        <w:bottom w:val="none" w:sz="0" w:space="0" w:color="auto"/>
        <w:right w:val="none" w:sz="0" w:space="0" w:color="auto"/>
      </w:divBdr>
    </w:div>
    <w:div w:id="891425419">
      <w:bodyDiv w:val="1"/>
      <w:marLeft w:val="0"/>
      <w:marRight w:val="0"/>
      <w:marTop w:val="0"/>
      <w:marBottom w:val="0"/>
      <w:divBdr>
        <w:top w:val="none" w:sz="0" w:space="0" w:color="auto"/>
        <w:left w:val="none" w:sz="0" w:space="0" w:color="auto"/>
        <w:bottom w:val="none" w:sz="0" w:space="0" w:color="auto"/>
        <w:right w:val="none" w:sz="0" w:space="0" w:color="auto"/>
      </w:divBdr>
      <w:divsChild>
        <w:div w:id="1449738079">
          <w:marLeft w:val="0"/>
          <w:marRight w:val="0"/>
          <w:marTop w:val="0"/>
          <w:marBottom w:val="0"/>
          <w:divBdr>
            <w:top w:val="none" w:sz="0" w:space="0" w:color="auto"/>
            <w:left w:val="none" w:sz="0" w:space="0" w:color="auto"/>
            <w:bottom w:val="none" w:sz="0" w:space="0" w:color="auto"/>
            <w:right w:val="none" w:sz="0" w:space="0" w:color="auto"/>
          </w:divBdr>
          <w:divsChild>
            <w:div w:id="177962609">
              <w:marLeft w:val="0"/>
              <w:marRight w:val="0"/>
              <w:marTop w:val="0"/>
              <w:marBottom w:val="0"/>
              <w:divBdr>
                <w:top w:val="none" w:sz="0" w:space="0" w:color="auto"/>
                <w:left w:val="none" w:sz="0" w:space="0" w:color="auto"/>
                <w:bottom w:val="none" w:sz="0" w:space="0" w:color="auto"/>
                <w:right w:val="none" w:sz="0" w:space="0" w:color="auto"/>
              </w:divBdr>
            </w:div>
            <w:div w:id="213810343">
              <w:marLeft w:val="0"/>
              <w:marRight w:val="0"/>
              <w:marTop w:val="0"/>
              <w:marBottom w:val="0"/>
              <w:divBdr>
                <w:top w:val="none" w:sz="0" w:space="0" w:color="auto"/>
                <w:left w:val="none" w:sz="0" w:space="0" w:color="auto"/>
                <w:bottom w:val="none" w:sz="0" w:space="0" w:color="auto"/>
                <w:right w:val="none" w:sz="0" w:space="0" w:color="auto"/>
              </w:divBdr>
            </w:div>
            <w:div w:id="376973460">
              <w:marLeft w:val="0"/>
              <w:marRight w:val="0"/>
              <w:marTop w:val="0"/>
              <w:marBottom w:val="0"/>
              <w:divBdr>
                <w:top w:val="none" w:sz="0" w:space="0" w:color="auto"/>
                <w:left w:val="none" w:sz="0" w:space="0" w:color="auto"/>
                <w:bottom w:val="none" w:sz="0" w:space="0" w:color="auto"/>
                <w:right w:val="none" w:sz="0" w:space="0" w:color="auto"/>
              </w:divBdr>
            </w:div>
            <w:div w:id="482816002">
              <w:marLeft w:val="0"/>
              <w:marRight w:val="0"/>
              <w:marTop w:val="0"/>
              <w:marBottom w:val="0"/>
              <w:divBdr>
                <w:top w:val="none" w:sz="0" w:space="0" w:color="auto"/>
                <w:left w:val="none" w:sz="0" w:space="0" w:color="auto"/>
                <w:bottom w:val="none" w:sz="0" w:space="0" w:color="auto"/>
                <w:right w:val="none" w:sz="0" w:space="0" w:color="auto"/>
              </w:divBdr>
            </w:div>
            <w:div w:id="671302140">
              <w:marLeft w:val="0"/>
              <w:marRight w:val="0"/>
              <w:marTop w:val="0"/>
              <w:marBottom w:val="0"/>
              <w:divBdr>
                <w:top w:val="none" w:sz="0" w:space="0" w:color="auto"/>
                <w:left w:val="none" w:sz="0" w:space="0" w:color="auto"/>
                <w:bottom w:val="none" w:sz="0" w:space="0" w:color="auto"/>
                <w:right w:val="none" w:sz="0" w:space="0" w:color="auto"/>
              </w:divBdr>
            </w:div>
            <w:div w:id="853150628">
              <w:marLeft w:val="0"/>
              <w:marRight w:val="0"/>
              <w:marTop w:val="0"/>
              <w:marBottom w:val="0"/>
              <w:divBdr>
                <w:top w:val="none" w:sz="0" w:space="0" w:color="auto"/>
                <w:left w:val="none" w:sz="0" w:space="0" w:color="auto"/>
                <w:bottom w:val="none" w:sz="0" w:space="0" w:color="auto"/>
                <w:right w:val="none" w:sz="0" w:space="0" w:color="auto"/>
              </w:divBdr>
            </w:div>
            <w:div w:id="1173841982">
              <w:marLeft w:val="0"/>
              <w:marRight w:val="0"/>
              <w:marTop w:val="0"/>
              <w:marBottom w:val="0"/>
              <w:divBdr>
                <w:top w:val="none" w:sz="0" w:space="0" w:color="auto"/>
                <w:left w:val="none" w:sz="0" w:space="0" w:color="auto"/>
                <w:bottom w:val="none" w:sz="0" w:space="0" w:color="auto"/>
                <w:right w:val="none" w:sz="0" w:space="0" w:color="auto"/>
              </w:divBdr>
            </w:div>
            <w:div w:id="1191411301">
              <w:marLeft w:val="0"/>
              <w:marRight w:val="0"/>
              <w:marTop w:val="0"/>
              <w:marBottom w:val="0"/>
              <w:divBdr>
                <w:top w:val="none" w:sz="0" w:space="0" w:color="auto"/>
                <w:left w:val="none" w:sz="0" w:space="0" w:color="auto"/>
                <w:bottom w:val="none" w:sz="0" w:space="0" w:color="auto"/>
                <w:right w:val="none" w:sz="0" w:space="0" w:color="auto"/>
              </w:divBdr>
            </w:div>
            <w:div w:id="1235971149">
              <w:marLeft w:val="0"/>
              <w:marRight w:val="0"/>
              <w:marTop w:val="0"/>
              <w:marBottom w:val="0"/>
              <w:divBdr>
                <w:top w:val="none" w:sz="0" w:space="0" w:color="auto"/>
                <w:left w:val="none" w:sz="0" w:space="0" w:color="auto"/>
                <w:bottom w:val="none" w:sz="0" w:space="0" w:color="auto"/>
                <w:right w:val="none" w:sz="0" w:space="0" w:color="auto"/>
              </w:divBdr>
            </w:div>
            <w:div w:id="1657298520">
              <w:marLeft w:val="0"/>
              <w:marRight w:val="0"/>
              <w:marTop w:val="0"/>
              <w:marBottom w:val="0"/>
              <w:divBdr>
                <w:top w:val="none" w:sz="0" w:space="0" w:color="auto"/>
                <w:left w:val="none" w:sz="0" w:space="0" w:color="auto"/>
                <w:bottom w:val="none" w:sz="0" w:space="0" w:color="auto"/>
                <w:right w:val="none" w:sz="0" w:space="0" w:color="auto"/>
              </w:divBdr>
            </w:div>
            <w:div w:id="1764691253">
              <w:marLeft w:val="0"/>
              <w:marRight w:val="0"/>
              <w:marTop w:val="0"/>
              <w:marBottom w:val="0"/>
              <w:divBdr>
                <w:top w:val="none" w:sz="0" w:space="0" w:color="auto"/>
                <w:left w:val="none" w:sz="0" w:space="0" w:color="auto"/>
                <w:bottom w:val="none" w:sz="0" w:space="0" w:color="auto"/>
                <w:right w:val="none" w:sz="0" w:space="0" w:color="auto"/>
              </w:divBdr>
            </w:div>
            <w:div w:id="1792823908">
              <w:marLeft w:val="0"/>
              <w:marRight w:val="0"/>
              <w:marTop w:val="0"/>
              <w:marBottom w:val="0"/>
              <w:divBdr>
                <w:top w:val="none" w:sz="0" w:space="0" w:color="auto"/>
                <w:left w:val="none" w:sz="0" w:space="0" w:color="auto"/>
                <w:bottom w:val="none" w:sz="0" w:space="0" w:color="auto"/>
                <w:right w:val="none" w:sz="0" w:space="0" w:color="auto"/>
              </w:divBdr>
            </w:div>
            <w:div w:id="1833720969">
              <w:marLeft w:val="0"/>
              <w:marRight w:val="0"/>
              <w:marTop w:val="0"/>
              <w:marBottom w:val="0"/>
              <w:divBdr>
                <w:top w:val="none" w:sz="0" w:space="0" w:color="auto"/>
                <w:left w:val="none" w:sz="0" w:space="0" w:color="auto"/>
                <w:bottom w:val="none" w:sz="0" w:space="0" w:color="auto"/>
                <w:right w:val="none" w:sz="0" w:space="0" w:color="auto"/>
              </w:divBdr>
            </w:div>
            <w:div w:id="1903327623">
              <w:marLeft w:val="0"/>
              <w:marRight w:val="0"/>
              <w:marTop w:val="0"/>
              <w:marBottom w:val="0"/>
              <w:divBdr>
                <w:top w:val="none" w:sz="0" w:space="0" w:color="auto"/>
                <w:left w:val="none" w:sz="0" w:space="0" w:color="auto"/>
                <w:bottom w:val="none" w:sz="0" w:space="0" w:color="auto"/>
                <w:right w:val="none" w:sz="0" w:space="0" w:color="auto"/>
              </w:divBdr>
            </w:div>
            <w:div w:id="199579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99017">
      <w:bodyDiv w:val="1"/>
      <w:marLeft w:val="0"/>
      <w:marRight w:val="0"/>
      <w:marTop w:val="0"/>
      <w:marBottom w:val="0"/>
      <w:divBdr>
        <w:top w:val="none" w:sz="0" w:space="0" w:color="auto"/>
        <w:left w:val="none" w:sz="0" w:space="0" w:color="auto"/>
        <w:bottom w:val="none" w:sz="0" w:space="0" w:color="auto"/>
        <w:right w:val="none" w:sz="0" w:space="0" w:color="auto"/>
      </w:divBdr>
    </w:div>
    <w:div w:id="896210982">
      <w:bodyDiv w:val="1"/>
      <w:marLeft w:val="0"/>
      <w:marRight w:val="0"/>
      <w:marTop w:val="0"/>
      <w:marBottom w:val="0"/>
      <w:divBdr>
        <w:top w:val="none" w:sz="0" w:space="0" w:color="auto"/>
        <w:left w:val="none" w:sz="0" w:space="0" w:color="auto"/>
        <w:bottom w:val="none" w:sz="0" w:space="0" w:color="auto"/>
        <w:right w:val="none" w:sz="0" w:space="0" w:color="auto"/>
      </w:divBdr>
    </w:div>
    <w:div w:id="896356899">
      <w:bodyDiv w:val="1"/>
      <w:marLeft w:val="0"/>
      <w:marRight w:val="0"/>
      <w:marTop w:val="0"/>
      <w:marBottom w:val="0"/>
      <w:divBdr>
        <w:top w:val="none" w:sz="0" w:space="0" w:color="auto"/>
        <w:left w:val="none" w:sz="0" w:space="0" w:color="auto"/>
        <w:bottom w:val="none" w:sz="0" w:space="0" w:color="auto"/>
        <w:right w:val="none" w:sz="0" w:space="0" w:color="auto"/>
      </w:divBdr>
      <w:divsChild>
        <w:div w:id="2075926568">
          <w:marLeft w:val="0"/>
          <w:marRight w:val="0"/>
          <w:marTop w:val="0"/>
          <w:marBottom w:val="0"/>
          <w:divBdr>
            <w:top w:val="none" w:sz="0" w:space="0" w:color="auto"/>
            <w:left w:val="none" w:sz="0" w:space="0" w:color="auto"/>
            <w:bottom w:val="none" w:sz="0" w:space="0" w:color="auto"/>
            <w:right w:val="none" w:sz="0" w:space="0" w:color="auto"/>
          </w:divBdr>
          <w:divsChild>
            <w:div w:id="19674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20029">
      <w:bodyDiv w:val="1"/>
      <w:marLeft w:val="0"/>
      <w:marRight w:val="0"/>
      <w:marTop w:val="0"/>
      <w:marBottom w:val="0"/>
      <w:divBdr>
        <w:top w:val="none" w:sz="0" w:space="0" w:color="auto"/>
        <w:left w:val="none" w:sz="0" w:space="0" w:color="auto"/>
        <w:bottom w:val="none" w:sz="0" w:space="0" w:color="auto"/>
        <w:right w:val="none" w:sz="0" w:space="0" w:color="auto"/>
      </w:divBdr>
    </w:div>
    <w:div w:id="900094788">
      <w:bodyDiv w:val="1"/>
      <w:marLeft w:val="0"/>
      <w:marRight w:val="0"/>
      <w:marTop w:val="0"/>
      <w:marBottom w:val="0"/>
      <w:divBdr>
        <w:top w:val="none" w:sz="0" w:space="0" w:color="auto"/>
        <w:left w:val="none" w:sz="0" w:space="0" w:color="auto"/>
        <w:bottom w:val="none" w:sz="0" w:space="0" w:color="auto"/>
        <w:right w:val="none" w:sz="0" w:space="0" w:color="auto"/>
      </w:divBdr>
      <w:divsChild>
        <w:div w:id="1784956797">
          <w:marLeft w:val="0"/>
          <w:marRight w:val="0"/>
          <w:marTop w:val="0"/>
          <w:marBottom w:val="0"/>
          <w:divBdr>
            <w:top w:val="none" w:sz="0" w:space="0" w:color="auto"/>
            <w:left w:val="none" w:sz="0" w:space="0" w:color="auto"/>
            <w:bottom w:val="none" w:sz="0" w:space="0" w:color="auto"/>
            <w:right w:val="none" w:sz="0" w:space="0" w:color="auto"/>
          </w:divBdr>
          <w:divsChild>
            <w:div w:id="72079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869003">
      <w:bodyDiv w:val="1"/>
      <w:marLeft w:val="0"/>
      <w:marRight w:val="0"/>
      <w:marTop w:val="0"/>
      <w:marBottom w:val="0"/>
      <w:divBdr>
        <w:top w:val="none" w:sz="0" w:space="0" w:color="auto"/>
        <w:left w:val="none" w:sz="0" w:space="0" w:color="auto"/>
        <w:bottom w:val="none" w:sz="0" w:space="0" w:color="auto"/>
        <w:right w:val="none" w:sz="0" w:space="0" w:color="auto"/>
      </w:divBdr>
    </w:div>
    <w:div w:id="902956947">
      <w:bodyDiv w:val="1"/>
      <w:marLeft w:val="0"/>
      <w:marRight w:val="0"/>
      <w:marTop w:val="0"/>
      <w:marBottom w:val="0"/>
      <w:divBdr>
        <w:top w:val="none" w:sz="0" w:space="0" w:color="auto"/>
        <w:left w:val="none" w:sz="0" w:space="0" w:color="auto"/>
        <w:bottom w:val="none" w:sz="0" w:space="0" w:color="auto"/>
        <w:right w:val="none" w:sz="0" w:space="0" w:color="auto"/>
      </w:divBdr>
    </w:div>
    <w:div w:id="905067129">
      <w:bodyDiv w:val="1"/>
      <w:marLeft w:val="0"/>
      <w:marRight w:val="0"/>
      <w:marTop w:val="0"/>
      <w:marBottom w:val="0"/>
      <w:divBdr>
        <w:top w:val="none" w:sz="0" w:space="0" w:color="auto"/>
        <w:left w:val="none" w:sz="0" w:space="0" w:color="auto"/>
        <w:bottom w:val="none" w:sz="0" w:space="0" w:color="auto"/>
        <w:right w:val="none" w:sz="0" w:space="0" w:color="auto"/>
      </w:divBdr>
      <w:divsChild>
        <w:div w:id="1509556796">
          <w:marLeft w:val="0"/>
          <w:marRight w:val="0"/>
          <w:marTop w:val="0"/>
          <w:marBottom w:val="0"/>
          <w:divBdr>
            <w:top w:val="none" w:sz="0" w:space="0" w:color="auto"/>
            <w:left w:val="none" w:sz="0" w:space="0" w:color="auto"/>
            <w:bottom w:val="none" w:sz="0" w:space="0" w:color="auto"/>
            <w:right w:val="none" w:sz="0" w:space="0" w:color="auto"/>
          </w:divBdr>
          <w:divsChild>
            <w:div w:id="2289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36223">
      <w:bodyDiv w:val="1"/>
      <w:marLeft w:val="0"/>
      <w:marRight w:val="0"/>
      <w:marTop w:val="0"/>
      <w:marBottom w:val="0"/>
      <w:divBdr>
        <w:top w:val="none" w:sz="0" w:space="0" w:color="auto"/>
        <w:left w:val="none" w:sz="0" w:space="0" w:color="auto"/>
        <w:bottom w:val="none" w:sz="0" w:space="0" w:color="auto"/>
        <w:right w:val="none" w:sz="0" w:space="0" w:color="auto"/>
      </w:divBdr>
    </w:div>
    <w:div w:id="909267983">
      <w:bodyDiv w:val="1"/>
      <w:marLeft w:val="0"/>
      <w:marRight w:val="0"/>
      <w:marTop w:val="0"/>
      <w:marBottom w:val="0"/>
      <w:divBdr>
        <w:top w:val="none" w:sz="0" w:space="0" w:color="auto"/>
        <w:left w:val="none" w:sz="0" w:space="0" w:color="auto"/>
        <w:bottom w:val="none" w:sz="0" w:space="0" w:color="auto"/>
        <w:right w:val="none" w:sz="0" w:space="0" w:color="auto"/>
      </w:divBdr>
    </w:div>
    <w:div w:id="912473569">
      <w:bodyDiv w:val="1"/>
      <w:marLeft w:val="0"/>
      <w:marRight w:val="0"/>
      <w:marTop w:val="0"/>
      <w:marBottom w:val="0"/>
      <w:divBdr>
        <w:top w:val="none" w:sz="0" w:space="0" w:color="auto"/>
        <w:left w:val="none" w:sz="0" w:space="0" w:color="auto"/>
        <w:bottom w:val="none" w:sz="0" w:space="0" w:color="auto"/>
        <w:right w:val="none" w:sz="0" w:space="0" w:color="auto"/>
      </w:divBdr>
    </w:div>
    <w:div w:id="913591575">
      <w:bodyDiv w:val="1"/>
      <w:marLeft w:val="0"/>
      <w:marRight w:val="0"/>
      <w:marTop w:val="0"/>
      <w:marBottom w:val="0"/>
      <w:divBdr>
        <w:top w:val="none" w:sz="0" w:space="0" w:color="auto"/>
        <w:left w:val="none" w:sz="0" w:space="0" w:color="auto"/>
        <w:bottom w:val="none" w:sz="0" w:space="0" w:color="auto"/>
        <w:right w:val="none" w:sz="0" w:space="0" w:color="auto"/>
      </w:divBdr>
    </w:div>
    <w:div w:id="920064762">
      <w:bodyDiv w:val="1"/>
      <w:marLeft w:val="0"/>
      <w:marRight w:val="0"/>
      <w:marTop w:val="0"/>
      <w:marBottom w:val="0"/>
      <w:divBdr>
        <w:top w:val="none" w:sz="0" w:space="0" w:color="auto"/>
        <w:left w:val="none" w:sz="0" w:space="0" w:color="auto"/>
        <w:bottom w:val="none" w:sz="0" w:space="0" w:color="auto"/>
        <w:right w:val="none" w:sz="0" w:space="0" w:color="auto"/>
      </w:divBdr>
    </w:div>
    <w:div w:id="926615411">
      <w:bodyDiv w:val="1"/>
      <w:marLeft w:val="0"/>
      <w:marRight w:val="0"/>
      <w:marTop w:val="0"/>
      <w:marBottom w:val="0"/>
      <w:divBdr>
        <w:top w:val="none" w:sz="0" w:space="0" w:color="auto"/>
        <w:left w:val="none" w:sz="0" w:space="0" w:color="auto"/>
        <w:bottom w:val="none" w:sz="0" w:space="0" w:color="auto"/>
        <w:right w:val="none" w:sz="0" w:space="0" w:color="auto"/>
      </w:divBdr>
    </w:div>
    <w:div w:id="927423485">
      <w:bodyDiv w:val="1"/>
      <w:marLeft w:val="0"/>
      <w:marRight w:val="0"/>
      <w:marTop w:val="0"/>
      <w:marBottom w:val="0"/>
      <w:divBdr>
        <w:top w:val="none" w:sz="0" w:space="0" w:color="auto"/>
        <w:left w:val="none" w:sz="0" w:space="0" w:color="auto"/>
        <w:bottom w:val="none" w:sz="0" w:space="0" w:color="auto"/>
        <w:right w:val="none" w:sz="0" w:space="0" w:color="auto"/>
      </w:divBdr>
    </w:div>
    <w:div w:id="930969699">
      <w:bodyDiv w:val="1"/>
      <w:marLeft w:val="0"/>
      <w:marRight w:val="0"/>
      <w:marTop w:val="0"/>
      <w:marBottom w:val="0"/>
      <w:divBdr>
        <w:top w:val="none" w:sz="0" w:space="0" w:color="auto"/>
        <w:left w:val="none" w:sz="0" w:space="0" w:color="auto"/>
        <w:bottom w:val="none" w:sz="0" w:space="0" w:color="auto"/>
        <w:right w:val="none" w:sz="0" w:space="0" w:color="auto"/>
      </w:divBdr>
    </w:div>
    <w:div w:id="935360629">
      <w:bodyDiv w:val="1"/>
      <w:marLeft w:val="0"/>
      <w:marRight w:val="0"/>
      <w:marTop w:val="0"/>
      <w:marBottom w:val="0"/>
      <w:divBdr>
        <w:top w:val="none" w:sz="0" w:space="0" w:color="auto"/>
        <w:left w:val="none" w:sz="0" w:space="0" w:color="auto"/>
        <w:bottom w:val="none" w:sz="0" w:space="0" w:color="auto"/>
        <w:right w:val="none" w:sz="0" w:space="0" w:color="auto"/>
      </w:divBdr>
      <w:divsChild>
        <w:div w:id="903414866">
          <w:marLeft w:val="0"/>
          <w:marRight w:val="0"/>
          <w:marTop w:val="0"/>
          <w:marBottom w:val="0"/>
          <w:divBdr>
            <w:top w:val="none" w:sz="0" w:space="0" w:color="auto"/>
            <w:left w:val="none" w:sz="0" w:space="0" w:color="auto"/>
            <w:bottom w:val="none" w:sz="0" w:space="0" w:color="auto"/>
            <w:right w:val="none" w:sz="0" w:space="0" w:color="auto"/>
          </w:divBdr>
        </w:div>
      </w:divsChild>
    </w:div>
    <w:div w:id="941035210">
      <w:bodyDiv w:val="1"/>
      <w:marLeft w:val="0"/>
      <w:marRight w:val="0"/>
      <w:marTop w:val="0"/>
      <w:marBottom w:val="0"/>
      <w:divBdr>
        <w:top w:val="none" w:sz="0" w:space="0" w:color="auto"/>
        <w:left w:val="none" w:sz="0" w:space="0" w:color="auto"/>
        <w:bottom w:val="none" w:sz="0" w:space="0" w:color="auto"/>
        <w:right w:val="none" w:sz="0" w:space="0" w:color="auto"/>
      </w:divBdr>
    </w:div>
    <w:div w:id="944734106">
      <w:bodyDiv w:val="1"/>
      <w:marLeft w:val="0"/>
      <w:marRight w:val="0"/>
      <w:marTop w:val="0"/>
      <w:marBottom w:val="0"/>
      <w:divBdr>
        <w:top w:val="none" w:sz="0" w:space="0" w:color="auto"/>
        <w:left w:val="none" w:sz="0" w:space="0" w:color="auto"/>
        <w:bottom w:val="none" w:sz="0" w:space="0" w:color="auto"/>
        <w:right w:val="none" w:sz="0" w:space="0" w:color="auto"/>
      </w:divBdr>
    </w:div>
    <w:div w:id="947085746">
      <w:bodyDiv w:val="1"/>
      <w:marLeft w:val="0"/>
      <w:marRight w:val="0"/>
      <w:marTop w:val="0"/>
      <w:marBottom w:val="0"/>
      <w:divBdr>
        <w:top w:val="none" w:sz="0" w:space="0" w:color="auto"/>
        <w:left w:val="none" w:sz="0" w:space="0" w:color="auto"/>
        <w:bottom w:val="none" w:sz="0" w:space="0" w:color="auto"/>
        <w:right w:val="none" w:sz="0" w:space="0" w:color="auto"/>
      </w:divBdr>
    </w:div>
    <w:div w:id="948972721">
      <w:bodyDiv w:val="1"/>
      <w:marLeft w:val="0"/>
      <w:marRight w:val="0"/>
      <w:marTop w:val="0"/>
      <w:marBottom w:val="0"/>
      <w:divBdr>
        <w:top w:val="none" w:sz="0" w:space="0" w:color="auto"/>
        <w:left w:val="none" w:sz="0" w:space="0" w:color="auto"/>
        <w:bottom w:val="none" w:sz="0" w:space="0" w:color="auto"/>
        <w:right w:val="none" w:sz="0" w:space="0" w:color="auto"/>
      </w:divBdr>
    </w:div>
    <w:div w:id="950669937">
      <w:bodyDiv w:val="1"/>
      <w:marLeft w:val="0"/>
      <w:marRight w:val="0"/>
      <w:marTop w:val="0"/>
      <w:marBottom w:val="0"/>
      <w:divBdr>
        <w:top w:val="none" w:sz="0" w:space="0" w:color="auto"/>
        <w:left w:val="none" w:sz="0" w:space="0" w:color="auto"/>
        <w:bottom w:val="none" w:sz="0" w:space="0" w:color="auto"/>
        <w:right w:val="none" w:sz="0" w:space="0" w:color="auto"/>
      </w:divBdr>
      <w:divsChild>
        <w:div w:id="982153296">
          <w:marLeft w:val="0"/>
          <w:marRight w:val="0"/>
          <w:marTop w:val="0"/>
          <w:marBottom w:val="0"/>
          <w:divBdr>
            <w:top w:val="none" w:sz="0" w:space="0" w:color="auto"/>
            <w:left w:val="none" w:sz="0" w:space="0" w:color="auto"/>
            <w:bottom w:val="none" w:sz="0" w:space="0" w:color="auto"/>
            <w:right w:val="none" w:sz="0" w:space="0" w:color="auto"/>
          </w:divBdr>
          <w:divsChild>
            <w:div w:id="190651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5915">
      <w:bodyDiv w:val="1"/>
      <w:marLeft w:val="0"/>
      <w:marRight w:val="0"/>
      <w:marTop w:val="0"/>
      <w:marBottom w:val="0"/>
      <w:divBdr>
        <w:top w:val="none" w:sz="0" w:space="0" w:color="auto"/>
        <w:left w:val="none" w:sz="0" w:space="0" w:color="auto"/>
        <w:bottom w:val="none" w:sz="0" w:space="0" w:color="auto"/>
        <w:right w:val="none" w:sz="0" w:space="0" w:color="auto"/>
      </w:divBdr>
    </w:div>
    <w:div w:id="951790126">
      <w:bodyDiv w:val="1"/>
      <w:marLeft w:val="0"/>
      <w:marRight w:val="0"/>
      <w:marTop w:val="0"/>
      <w:marBottom w:val="0"/>
      <w:divBdr>
        <w:top w:val="none" w:sz="0" w:space="0" w:color="auto"/>
        <w:left w:val="none" w:sz="0" w:space="0" w:color="auto"/>
        <w:bottom w:val="none" w:sz="0" w:space="0" w:color="auto"/>
        <w:right w:val="none" w:sz="0" w:space="0" w:color="auto"/>
      </w:divBdr>
    </w:div>
    <w:div w:id="959645739">
      <w:bodyDiv w:val="1"/>
      <w:marLeft w:val="0"/>
      <w:marRight w:val="0"/>
      <w:marTop w:val="0"/>
      <w:marBottom w:val="0"/>
      <w:divBdr>
        <w:top w:val="none" w:sz="0" w:space="0" w:color="auto"/>
        <w:left w:val="none" w:sz="0" w:space="0" w:color="auto"/>
        <w:bottom w:val="none" w:sz="0" w:space="0" w:color="auto"/>
        <w:right w:val="none" w:sz="0" w:space="0" w:color="auto"/>
      </w:divBdr>
    </w:div>
    <w:div w:id="962151371">
      <w:bodyDiv w:val="1"/>
      <w:marLeft w:val="0"/>
      <w:marRight w:val="0"/>
      <w:marTop w:val="0"/>
      <w:marBottom w:val="0"/>
      <w:divBdr>
        <w:top w:val="none" w:sz="0" w:space="0" w:color="auto"/>
        <w:left w:val="none" w:sz="0" w:space="0" w:color="auto"/>
        <w:bottom w:val="none" w:sz="0" w:space="0" w:color="auto"/>
        <w:right w:val="none" w:sz="0" w:space="0" w:color="auto"/>
      </w:divBdr>
    </w:div>
    <w:div w:id="963149103">
      <w:bodyDiv w:val="1"/>
      <w:marLeft w:val="0"/>
      <w:marRight w:val="0"/>
      <w:marTop w:val="0"/>
      <w:marBottom w:val="0"/>
      <w:divBdr>
        <w:top w:val="none" w:sz="0" w:space="0" w:color="auto"/>
        <w:left w:val="none" w:sz="0" w:space="0" w:color="auto"/>
        <w:bottom w:val="none" w:sz="0" w:space="0" w:color="auto"/>
        <w:right w:val="none" w:sz="0" w:space="0" w:color="auto"/>
      </w:divBdr>
    </w:div>
    <w:div w:id="964579793">
      <w:bodyDiv w:val="1"/>
      <w:marLeft w:val="0"/>
      <w:marRight w:val="0"/>
      <w:marTop w:val="0"/>
      <w:marBottom w:val="0"/>
      <w:divBdr>
        <w:top w:val="none" w:sz="0" w:space="0" w:color="auto"/>
        <w:left w:val="none" w:sz="0" w:space="0" w:color="auto"/>
        <w:bottom w:val="none" w:sz="0" w:space="0" w:color="auto"/>
        <w:right w:val="none" w:sz="0" w:space="0" w:color="auto"/>
      </w:divBdr>
    </w:div>
    <w:div w:id="964625024">
      <w:bodyDiv w:val="1"/>
      <w:marLeft w:val="0"/>
      <w:marRight w:val="0"/>
      <w:marTop w:val="0"/>
      <w:marBottom w:val="0"/>
      <w:divBdr>
        <w:top w:val="none" w:sz="0" w:space="0" w:color="auto"/>
        <w:left w:val="none" w:sz="0" w:space="0" w:color="auto"/>
        <w:bottom w:val="none" w:sz="0" w:space="0" w:color="auto"/>
        <w:right w:val="none" w:sz="0" w:space="0" w:color="auto"/>
      </w:divBdr>
    </w:div>
    <w:div w:id="966929584">
      <w:bodyDiv w:val="1"/>
      <w:marLeft w:val="0"/>
      <w:marRight w:val="0"/>
      <w:marTop w:val="0"/>
      <w:marBottom w:val="0"/>
      <w:divBdr>
        <w:top w:val="none" w:sz="0" w:space="0" w:color="auto"/>
        <w:left w:val="none" w:sz="0" w:space="0" w:color="auto"/>
        <w:bottom w:val="none" w:sz="0" w:space="0" w:color="auto"/>
        <w:right w:val="none" w:sz="0" w:space="0" w:color="auto"/>
      </w:divBdr>
    </w:div>
    <w:div w:id="970596731">
      <w:bodyDiv w:val="1"/>
      <w:marLeft w:val="0"/>
      <w:marRight w:val="0"/>
      <w:marTop w:val="0"/>
      <w:marBottom w:val="0"/>
      <w:divBdr>
        <w:top w:val="none" w:sz="0" w:space="0" w:color="auto"/>
        <w:left w:val="none" w:sz="0" w:space="0" w:color="auto"/>
        <w:bottom w:val="none" w:sz="0" w:space="0" w:color="auto"/>
        <w:right w:val="none" w:sz="0" w:space="0" w:color="auto"/>
      </w:divBdr>
    </w:div>
    <w:div w:id="974485870">
      <w:bodyDiv w:val="1"/>
      <w:marLeft w:val="0"/>
      <w:marRight w:val="0"/>
      <w:marTop w:val="0"/>
      <w:marBottom w:val="0"/>
      <w:divBdr>
        <w:top w:val="none" w:sz="0" w:space="0" w:color="auto"/>
        <w:left w:val="none" w:sz="0" w:space="0" w:color="auto"/>
        <w:bottom w:val="none" w:sz="0" w:space="0" w:color="auto"/>
        <w:right w:val="none" w:sz="0" w:space="0" w:color="auto"/>
      </w:divBdr>
    </w:div>
    <w:div w:id="976566236">
      <w:bodyDiv w:val="1"/>
      <w:marLeft w:val="0"/>
      <w:marRight w:val="0"/>
      <w:marTop w:val="0"/>
      <w:marBottom w:val="0"/>
      <w:divBdr>
        <w:top w:val="none" w:sz="0" w:space="0" w:color="auto"/>
        <w:left w:val="none" w:sz="0" w:space="0" w:color="auto"/>
        <w:bottom w:val="none" w:sz="0" w:space="0" w:color="auto"/>
        <w:right w:val="none" w:sz="0" w:space="0" w:color="auto"/>
      </w:divBdr>
    </w:div>
    <w:div w:id="978195388">
      <w:bodyDiv w:val="1"/>
      <w:marLeft w:val="0"/>
      <w:marRight w:val="0"/>
      <w:marTop w:val="0"/>
      <w:marBottom w:val="0"/>
      <w:divBdr>
        <w:top w:val="none" w:sz="0" w:space="0" w:color="auto"/>
        <w:left w:val="none" w:sz="0" w:space="0" w:color="auto"/>
        <w:bottom w:val="none" w:sz="0" w:space="0" w:color="auto"/>
        <w:right w:val="none" w:sz="0" w:space="0" w:color="auto"/>
      </w:divBdr>
    </w:div>
    <w:div w:id="980041297">
      <w:bodyDiv w:val="1"/>
      <w:marLeft w:val="0"/>
      <w:marRight w:val="0"/>
      <w:marTop w:val="0"/>
      <w:marBottom w:val="0"/>
      <w:divBdr>
        <w:top w:val="none" w:sz="0" w:space="0" w:color="auto"/>
        <w:left w:val="none" w:sz="0" w:space="0" w:color="auto"/>
        <w:bottom w:val="none" w:sz="0" w:space="0" w:color="auto"/>
        <w:right w:val="none" w:sz="0" w:space="0" w:color="auto"/>
      </w:divBdr>
    </w:div>
    <w:div w:id="989603233">
      <w:bodyDiv w:val="1"/>
      <w:marLeft w:val="0"/>
      <w:marRight w:val="0"/>
      <w:marTop w:val="0"/>
      <w:marBottom w:val="0"/>
      <w:divBdr>
        <w:top w:val="none" w:sz="0" w:space="0" w:color="auto"/>
        <w:left w:val="none" w:sz="0" w:space="0" w:color="auto"/>
        <w:bottom w:val="none" w:sz="0" w:space="0" w:color="auto"/>
        <w:right w:val="none" w:sz="0" w:space="0" w:color="auto"/>
      </w:divBdr>
      <w:divsChild>
        <w:div w:id="1600330368">
          <w:marLeft w:val="0"/>
          <w:marRight w:val="0"/>
          <w:marTop w:val="0"/>
          <w:marBottom w:val="0"/>
          <w:divBdr>
            <w:top w:val="none" w:sz="0" w:space="0" w:color="auto"/>
            <w:left w:val="none" w:sz="0" w:space="0" w:color="auto"/>
            <w:bottom w:val="none" w:sz="0" w:space="0" w:color="auto"/>
            <w:right w:val="none" w:sz="0" w:space="0" w:color="auto"/>
          </w:divBdr>
          <w:divsChild>
            <w:div w:id="105508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3641">
      <w:bodyDiv w:val="1"/>
      <w:marLeft w:val="0"/>
      <w:marRight w:val="0"/>
      <w:marTop w:val="0"/>
      <w:marBottom w:val="0"/>
      <w:divBdr>
        <w:top w:val="none" w:sz="0" w:space="0" w:color="auto"/>
        <w:left w:val="none" w:sz="0" w:space="0" w:color="auto"/>
        <w:bottom w:val="none" w:sz="0" w:space="0" w:color="auto"/>
        <w:right w:val="none" w:sz="0" w:space="0" w:color="auto"/>
      </w:divBdr>
      <w:divsChild>
        <w:div w:id="1601259006">
          <w:marLeft w:val="0"/>
          <w:marRight w:val="0"/>
          <w:marTop w:val="0"/>
          <w:marBottom w:val="0"/>
          <w:divBdr>
            <w:top w:val="none" w:sz="0" w:space="0" w:color="auto"/>
            <w:left w:val="none" w:sz="0" w:space="0" w:color="auto"/>
            <w:bottom w:val="none" w:sz="0" w:space="0" w:color="auto"/>
            <w:right w:val="none" w:sz="0" w:space="0" w:color="auto"/>
          </w:divBdr>
          <w:divsChild>
            <w:div w:id="1589194928">
              <w:marLeft w:val="0"/>
              <w:marRight w:val="0"/>
              <w:marTop w:val="0"/>
              <w:marBottom w:val="0"/>
              <w:divBdr>
                <w:top w:val="none" w:sz="0" w:space="0" w:color="auto"/>
                <w:left w:val="none" w:sz="0" w:space="0" w:color="auto"/>
                <w:bottom w:val="none" w:sz="0" w:space="0" w:color="auto"/>
                <w:right w:val="none" w:sz="0" w:space="0" w:color="auto"/>
              </w:divBdr>
            </w:div>
            <w:div w:id="174013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83784">
      <w:bodyDiv w:val="1"/>
      <w:marLeft w:val="0"/>
      <w:marRight w:val="0"/>
      <w:marTop w:val="0"/>
      <w:marBottom w:val="0"/>
      <w:divBdr>
        <w:top w:val="none" w:sz="0" w:space="0" w:color="auto"/>
        <w:left w:val="none" w:sz="0" w:space="0" w:color="auto"/>
        <w:bottom w:val="none" w:sz="0" w:space="0" w:color="auto"/>
        <w:right w:val="none" w:sz="0" w:space="0" w:color="auto"/>
      </w:divBdr>
      <w:divsChild>
        <w:div w:id="1215504271">
          <w:marLeft w:val="0"/>
          <w:marRight w:val="0"/>
          <w:marTop w:val="0"/>
          <w:marBottom w:val="0"/>
          <w:divBdr>
            <w:top w:val="none" w:sz="0" w:space="0" w:color="auto"/>
            <w:left w:val="none" w:sz="0" w:space="0" w:color="auto"/>
            <w:bottom w:val="none" w:sz="0" w:space="0" w:color="auto"/>
            <w:right w:val="none" w:sz="0" w:space="0" w:color="auto"/>
          </w:divBdr>
          <w:divsChild>
            <w:div w:id="53543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9977">
      <w:bodyDiv w:val="1"/>
      <w:marLeft w:val="0"/>
      <w:marRight w:val="0"/>
      <w:marTop w:val="0"/>
      <w:marBottom w:val="0"/>
      <w:divBdr>
        <w:top w:val="none" w:sz="0" w:space="0" w:color="auto"/>
        <w:left w:val="none" w:sz="0" w:space="0" w:color="auto"/>
        <w:bottom w:val="none" w:sz="0" w:space="0" w:color="auto"/>
        <w:right w:val="none" w:sz="0" w:space="0" w:color="auto"/>
      </w:divBdr>
    </w:div>
    <w:div w:id="998465861">
      <w:bodyDiv w:val="1"/>
      <w:marLeft w:val="0"/>
      <w:marRight w:val="0"/>
      <w:marTop w:val="0"/>
      <w:marBottom w:val="0"/>
      <w:divBdr>
        <w:top w:val="none" w:sz="0" w:space="0" w:color="auto"/>
        <w:left w:val="none" w:sz="0" w:space="0" w:color="auto"/>
        <w:bottom w:val="none" w:sz="0" w:space="0" w:color="auto"/>
        <w:right w:val="none" w:sz="0" w:space="0" w:color="auto"/>
      </w:divBdr>
      <w:divsChild>
        <w:div w:id="184635015">
          <w:marLeft w:val="0"/>
          <w:marRight w:val="0"/>
          <w:marTop w:val="0"/>
          <w:marBottom w:val="0"/>
          <w:divBdr>
            <w:top w:val="none" w:sz="0" w:space="0" w:color="auto"/>
            <w:left w:val="none" w:sz="0" w:space="0" w:color="auto"/>
            <w:bottom w:val="none" w:sz="0" w:space="0" w:color="auto"/>
            <w:right w:val="none" w:sz="0" w:space="0" w:color="auto"/>
          </w:divBdr>
          <w:divsChild>
            <w:div w:id="79190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78586">
      <w:bodyDiv w:val="1"/>
      <w:marLeft w:val="0"/>
      <w:marRight w:val="0"/>
      <w:marTop w:val="0"/>
      <w:marBottom w:val="0"/>
      <w:divBdr>
        <w:top w:val="none" w:sz="0" w:space="0" w:color="auto"/>
        <w:left w:val="none" w:sz="0" w:space="0" w:color="auto"/>
        <w:bottom w:val="none" w:sz="0" w:space="0" w:color="auto"/>
        <w:right w:val="none" w:sz="0" w:space="0" w:color="auto"/>
      </w:divBdr>
    </w:div>
    <w:div w:id="999699486">
      <w:bodyDiv w:val="1"/>
      <w:marLeft w:val="0"/>
      <w:marRight w:val="0"/>
      <w:marTop w:val="0"/>
      <w:marBottom w:val="0"/>
      <w:divBdr>
        <w:top w:val="none" w:sz="0" w:space="0" w:color="auto"/>
        <w:left w:val="none" w:sz="0" w:space="0" w:color="auto"/>
        <w:bottom w:val="none" w:sz="0" w:space="0" w:color="auto"/>
        <w:right w:val="none" w:sz="0" w:space="0" w:color="auto"/>
      </w:divBdr>
    </w:div>
    <w:div w:id="1000818191">
      <w:bodyDiv w:val="1"/>
      <w:marLeft w:val="0"/>
      <w:marRight w:val="0"/>
      <w:marTop w:val="0"/>
      <w:marBottom w:val="0"/>
      <w:divBdr>
        <w:top w:val="none" w:sz="0" w:space="0" w:color="auto"/>
        <w:left w:val="none" w:sz="0" w:space="0" w:color="auto"/>
        <w:bottom w:val="none" w:sz="0" w:space="0" w:color="auto"/>
        <w:right w:val="none" w:sz="0" w:space="0" w:color="auto"/>
      </w:divBdr>
    </w:div>
    <w:div w:id="1003163157">
      <w:bodyDiv w:val="1"/>
      <w:marLeft w:val="0"/>
      <w:marRight w:val="0"/>
      <w:marTop w:val="0"/>
      <w:marBottom w:val="0"/>
      <w:divBdr>
        <w:top w:val="none" w:sz="0" w:space="0" w:color="auto"/>
        <w:left w:val="none" w:sz="0" w:space="0" w:color="auto"/>
        <w:bottom w:val="none" w:sz="0" w:space="0" w:color="auto"/>
        <w:right w:val="none" w:sz="0" w:space="0" w:color="auto"/>
      </w:divBdr>
      <w:divsChild>
        <w:div w:id="113646552">
          <w:marLeft w:val="0"/>
          <w:marRight w:val="0"/>
          <w:marTop w:val="0"/>
          <w:marBottom w:val="0"/>
          <w:divBdr>
            <w:top w:val="none" w:sz="0" w:space="0" w:color="auto"/>
            <w:left w:val="none" w:sz="0" w:space="0" w:color="auto"/>
            <w:bottom w:val="none" w:sz="0" w:space="0" w:color="auto"/>
            <w:right w:val="none" w:sz="0" w:space="0" w:color="auto"/>
          </w:divBdr>
          <w:divsChild>
            <w:div w:id="29113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643561">
      <w:bodyDiv w:val="1"/>
      <w:marLeft w:val="0"/>
      <w:marRight w:val="0"/>
      <w:marTop w:val="0"/>
      <w:marBottom w:val="0"/>
      <w:divBdr>
        <w:top w:val="none" w:sz="0" w:space="0" w:color="auto"/>
        <w:left w:val="none" w:sz="0" w:space="0" w:color="auto"/>
        <w:bottom w:val="none" w:sz="0" w:space="0" w:color="auto"/>
        <w:right w:val="none" w:sz="0" w:space="0" w:color="auto"/>
      </w:divBdr>
    </w:div>
    <w:div w:id="1015837825">
      <w:bodyDiv w:val="1"/>
      <w:marLeft w:val="0"/>
      <w:marRight w:val="0"/>
      <w:marTop w:val="0"/>
      <w:marBottom w:val="0"/>
      <w:divBdr>
        <w:top w:val="none" w:sz="0" w:space="0" w:color="auto"/>
        <w:left w:val="none" w:sz="0" w:space="0" w:color="auto"/>
        <w:bottom w:val="none" w:sz="0" w:space="0" w:color="auto"/>
        <w:right w:val="none" w:sz="0" w:space="0" w:color="auto"/>
      </w:divBdr>
    </w:div>
    <w:div w:id="1016346217">
      <w:bodyDiv w:val="1"/>
      <w:marLeft w:val="0"/>
      <w:marRight w:val="0"/>
      <w:marTop w:val="0"/>
      <w:marBottom w:val="0"/>
      <w:divBdr>
        <w:top w:val="none" w:sz="0" w:space="0" w:color="auto"/>
        <w:left w:val="none" w:sz="0" w:space="0" w:color="auto"/>
        <w:bottom w:val="none" w:sz="0" w:space="0" w:color="auto"/>
        <w:right w:val="none" w:sz="0" w:space="0" w:color="auto"/>
      </w:divBdr>
    </w:div>
    <w:div w:id="1017391512">
      <w:bodyDiv w:val="1"/>
      <w:marLeft w:val="0"/>
      <w:marRight w:val="0"/>
      <w:marTop w:val="0"/>
      <w:marBottom w:val="0"/>
      <w:divBdr>
        <w:top w:val="none" w:sz="0" w:space="0" w:color="auto"/>
        <w:left w:val="none" w:sz="0" w:space="0" w:color="auto"/>
        <w:bottom w:val="none" w:sz="0" w:space="0" w:color="auto"/>
        <w:right w:val="none" w:sz="0" w:space="0" w:color="auto"/>
      </w:divBdr>
      <w:divsChild>
        <w:div w:id="485514144">
          <w:marLeft w:val="0"/>
          <w:marRight w:val="0"/>
          <w:marTop w:val="0"/>
          <w:marBottom w:val="0"/>
          <w:divBdr>
            <w:top w:val="none" w:sz="0" w:space="0" w:color="auto"/>
            <w:left w:val="none" w:sz="0" w:space="0" w:color="auto"/>
            <w:bottom w:val="none" w:sz="0" w:space="0" w:color="auto"/>
            <w:right w:val="none" w:sz="0" w:space="0" w:color="auto"/>
          </w:divBdr>
          <w:divsChild>
            <w:div w:id="159188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3547">
      <w:bodyDiv w:val="1"/>
      <w:marLeft w:val="0"/>
      <w:marRight w:val="0"/>
      <w:marTop w:val="0"/>
      <w:marBottom w:val="0"/>
      <w:divBdr>
        <w:top w:val="none" w:sz="0" w:space="0" w:color="auto"/>
        <w:left w:val="none" w:sz="0" w:space="0" w:color="auto"/>
        <w:bottom w:val="none" w:sz="0" w:space="0" w:color="auto"/>
        <w:right w:val="none" w:sz="0" w:space="0" w:color="auto"/>
      </w:divBdr>
    </w:div>
    <w:div w:id="1020543362">
      <w:bodyDiv w:val="1"/>
      <w:marLeft w:val="0"/>
      <w:marRight w:val="0"/>
      <w:marTop w:val="0"/>
      <w:marBottom w:val="0"/>
      <w:divBdr>
        <w:top w:val="none" w:sz="0" w:space="0" w:color="auto"/>
        <w:left w:val="none" w:sz="0" w:space="0" w:color="auto"/>
        <w:bottom w:val="none" w:sz="0" w:space="0" w:color="auto"/>
        <w:right w:val="none" w:sz="0" w:space="0" w:color="auto"/>
      </w:divBdr>
    </w:div>
    <w:div w:id="1021905060">
      <w:bodyDiv w:val="1"/>
      <w:marLeft w:val="0"/>
      <w:marRight w:val="0"/>
      <w:marTop w:val="0"/>
      <w:marBottom w:val="0"/>
      <w:divBdr>
        <w:top w:val="none" w:sz="0" w:space="0" w:color="auto"/>
        <w:left w:val="none" w:sz="0" w:space="0" w:color="auto"/>
        <w:bottom w:val="none" w:sz="0" w:space="0" w:color="auto"/>
        <w:right w:val="none" w:sz="0" w:space="0" w:color="auto"/>
      </w:divBdr>
    </w:div>
    <w:div w:id="1031957537">
      <w:bodyDiv w:val="1"/>
      <w:marLeft w:val="0"/>
      <w:marRight w:val="0"/>
      <w:marTop w:val="0"/>
      <w:marBottom w:val="0"/>
      <w:divBdr>
        <w:top w:val="none" w:sz="0" w:space="0" w:color="auto"/>
        <w:left w:val="none" w:sz="0" w:space="0" w:color="auto"/>
        <w:bottom w:val="none" w:sz="0" w:space="0" w:color="auto"/>
        <w:right w:val="none" w:sz="0" w:space="0" w:color="auto"/>
      </w:divBdr>
    </w:div>
    <w:div w:id="1033768650">
      <w:bodyDiv w:val="1"/>
      <w:marLeft w:val="0"/>
      <w:marRight w:val="0"/>
      <w:marTop w:val="0"/>
      <w:marBottom w:val="0"/>
      <w:divBdr>
        <w:top w:val="none" w:sz="0" w:space="0" w:color="auto"/>
        <w:left w:val="none" w:sz="0" w:space="0" w:color="auto"/>
        <w:bottom w:val="none" w:sz="0" w:space="0" w:color="auto"/>
        <w:right w:val="none" w:sz="0" w:space="0" w:color="auto"/>
      </w:divBdr>
    </w:div>
    <w:div w:id="1036661173">
      <w:bodyDiv w:val="1"/>
      <w:marLeft w:val="0"/>
      <w:marRight w:val="0"/>
      <w:marTop w:val="0"/>
      <w:marBottom w:val="0"/>
      <w:divBdr>
        <w:top w:val="none" w:sz="0" w:space="0" w:color="auto"/>
        <w:left w:val="none" w:sz="0" w:space="0" w:color="auto"/>
        <w:bottom w:val="none" w:sz="0" w:space="0" w:color="auto"/>
        <w:right w:val="none" w:sz="0" w:space="0" w:color="auto"/>
      </w:divBdr>
    </w:div>
    <w:div w:id="1037002954">
      <w:bodyDiv w:val="1"/>
      <w:marLeft w:val="0"/>
      <w:marRight w:val="0"/>
      <w:marTop w:val="0"/>
      <w:marBottom w:val="0"/>
      <w:divBdr>
        <w:top w:val="none" w:sz="0" w:space="0" w:color="auto"/>
        <w:left w:val="none" w:sz="0" w:space="0" w:color="auto"/>
        <w:bottom w:val="none" w:sz="0" w:space="0" w:color="auto"/>
        <w:right w:val="none" w:sz="0" w:space="0" w:color="auto"/>
      </w:divBdr>
    </w:div>
    <w:div w:id="1038163509">
      <w:bodyDiv w:val="1"/>
      <w:marLeft w:val="0"/>
      <w:marRight w:val="0"/>
      <w:marTop w:val="0"/>
      <w:marBottom w:val="0"/>
      <w:divBdr>
        <w:top w:val="none" w:sz="0" w:space="0" w:color="auto"/>
        <w:left w:val="none" w:sz="0" w:space="0" w:color="auto"/>
        <w:bottom w:val="none" w:sz="0" w:space="0" w:color="auto"/>
        <w:right w:val="none" w:sz="0" w:space="0" w:color="auto"/>
      </w:divBdr>
      <w:divsChild>
        <w:div w:id="709303299">
          <w:marLeft w:val="0"/>
          <w:marRight w:val="0"/>
          <w:marTop w:val="0"/>
          <w:marBottom w:val="0"/>
          <w:divBdr>
            <w:top w:val="none" w:sz="0" w:space="0" w:color="auto"/>
            <w:left w:val="none" w:sz="0" w:space="0" w:color="auto"/>
            <w:bottom w:val="none" w:sz="0" w:space="0" w:color="auto"/>
            <w:right w:val="none" w:sz="0" w:space="0" w:color="auto"/>
          </w:divBdr>
          <w:divsChild>
            <w:div w:id="54691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3707">
      <w:bodyDiv w:val="1"/>
      <w:marLeft w:val="0"/>
      <w:marRight w:val="0"/>
      <w:marTop w:val="0"/>
      <w:marBottom w:val="0"/>
      <w:divBdr>
        <w:top w:val="none" w:sz="0" w:space="0" w:color="auto"/>
        <w:left w:val="none" w:sz="0" w:space="0" w:color="auto"/>
        <w:bottom w:val="none" w:sz="0" w:space="0" w:color="auto"/>
        <w:right w:val="none" w:sz="0" w:space="0" w:color="auto"/>
      </w:divBdr>
    </w:div>
    <w:div w:id="1038968709">
      <w:bodyDiv w:val="1"/>
      <w:marLeft w:val="0"/>
      <w:marRight w:val="0"/>
      <w:marTop w:val="0"/>
      <w:marBottom w:val="0"/>
      <w:divBdr>
        <w:top w:val="none" w:sz="0" w:space="0" w:color="auto"/>
        <w:left w:val="none" w:sz="0" w:space="0" w:color="auto"/>
        <w:bottom w:val="none" w:sz="0" w:space="0" w:color="auto"/>
        <w:right w:val="none" w:sz="0" w:space="0" w:color="auto"/>
      </w:divBdr>
    </w:div>
    <w:div w:id="1042905623">
      <w:bodyDiv w:val="1"/>
      <w:marLeft w:val="0"/>
      <w:marRight w:val="0"/>
      <w:marTop w:val="0"/>
      <w:marBottom w:val="0"/>
      <w:divBdr>
        <w:top w:val="none" w:sz="0" w:space="0" w:color="auto"/>
        <w:left w:val="none" w:sz="0" w:space="0" w:color="auto"/>
        <w:bottom w:val="none" w:sz="0" w:space="0" w:color="auto"/>
        <w:right w:val="none" w:sz="0" w:space="0" w:color="auto"/>
      </w:divBdr>
      <w:divsChild>
        <w:div w:id="1371413738">
          <w:marLeft w:val="0"/>
          <w:marRight w:val="0"/>
          <w:marTop w:val="0"/>
          <w:marBottom w:val="0"/>
          <w:divBdr>
            <w:top w:val="none" w:sz="0" w:space="0" w:color="auto"/>
            <w:left w:val="none" w:sz="0" w:space="0" w:color="auto"/>
            <w:bottom w:val="none" w:sz="0" w:space="0" w:color="auto"/>
            <w:right w:val="none" w:sz="0" w:space="0" w:color="auto"/>
          </w:divBdr>
          <w:divsChild>
            <w:div w:id="546920610">
              <w:marLeft w:val="0"/>
              <w:marRight w:val="0"/>
              <w:marTop w:val="0"/>
              <w:marBottom w:val="0"/>
              <w:divBdr>
                <w:top w:val="none" w:sz="0" w:space="0" w:color="auto"/>
                <w:left w:val="none" w:sz="0" w:space="0" w:color="auto"/>
                <w:bottom w:val="none" w:sz="0" w:space="0" w:color="auto"/>
                <w:right w:val="none" w:sz="0" w:space="0" w:color="auto"/>
              </w:divBdr>
            </w:div>
            <w:div w:id="173272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1447">
      <w:bodyDiv w:val="1"/>
      <w:marLeft w:val="0"/>
      <w:marRight w:val="0"/>
      <w:marTop w:val="0"/>
      <w:marBottom w:val="0"/>
      <w:divBdr>
        <w:top w:val="none" w:sz="0" w:space="0" w:color="auto"/>
        <w:left w:val="none" w:sz="0" w:space="0" w:color="auto"/>
        <w:bottom w:val="none" w:sz="0" w:space="0" w:color="auto"/>
        <w:right w:val="none" w:sz="0" w:space="0" w:color="auto"/>
      </w:divBdr>
    </w:div>
    <w:div w:id="1054623539">
      <w:bodyDiv w:val="1"/>
      <w:marLeft w:val="0"/>
      <w:marRight w:val="0"/>
      <w:marTop w:val="0"/>
      <w:marBottom w:val="0"/>
      <w:divBdr>
        <w:top w:val="none" w:sz="0" w:space="0" w:color="auto"/>
        <w:left w:val="none" w:sz="0" w:space="0" w:color="auto"/>
        <w:bottom w:val="none" w:sz="0" w:space="0" w:color="auto"/>
        <w:right w:val="none" w:sz="0" w:space="0" w:color="auto"/>
      </w:divBdr>
    </w:div>
    <w:div w:id="1055857925">
      <w:bodyDiv w:val="1"/>
      <w:marLeft w:val="0"/>
      <w:marRight w:val="0"/>
      <w:marTop w:val="0"/>
      <w:marBottom w:val="0"/>
      <w:divBdr>
        <w:top w:val="none" w:sz="0" w:space="0" w:color="auto"/>
        <w:left w:val="none" w:sz="0" w:space="0" w:color="auto"/>
        <w:bottom w:val="none" w:sz="0" w:space="0" w:color="auto"/>
        <w:right w:val="none" w:sz="0" w:space="0" w:color="auto"/>
      </w:divBdr>
    </w:div>
    <w:div w:id="1057358921">
      <w:bodyDiv w:val="1"/>
      <w:marLeft w:val="0"/>
      <w:marRight w:val="0"/>
      <w:marTop w:val="0"/>
      <w:marBottom w:val="0"/>
      <w:divBdr>
        <w:top w:val="none" w:sz="0" w:space="0" w:color="auto"/>
        <w:left w:val="none" w:sz="0" w:space="0" w:color="auto"/>
        <w:bottom w:val="none" w:sz="0" w:space="0" w:color="auto"/>
        <w:right w:val="none" w:sz="0" w:space="0" w:color="auto"/>
      </w:divBdr>
    </w:div>
    <w:div w:id="1057513455">
      <w:bodyDiv w:val="1"/>
      <w:marLeft w:val="0"/>
      <w:marRight w:val="0"/>
      <w:marTop w:val="0"/>
      <w:marBottom w:val="0"/>
      <w:divBdr>
        <w:top w:val="none" w:sz="0" w:space="0" w:color="auto"/>
        <w:left w:val="none" w:sz="0" w:space="0" w:color="auto"/>
        <w:bottom w:val="none" w:sz="0" w:space="0" w:color="auto"/>
        <w:right w:val="none" w:sz="0" w:space="0" w:color="auto"/>
      </w:divBdr>
      <w:divsChild>
        <w:div w:id="1043679175">
          <w:marLeft w:val="0"/>
          <w:marRight w:val="0"/>
          <w:marTop w:val="0"/>
          <w:marBottom w:val="0"/>
          <w:divBdr>
            <w:top w:val="none" w:sz="0" w:space="0" w:color="auto"/>
            <w:left w:val="none" w:sz="0" w:space="0" w:color="auto"/>
            <w:bottom w:val="none" w:sz="0" w:space="0" w:color="auto"/>
            <w:right w:val="none" w:sz="0" w:space="0" w:color="auto"/>
          </w:divBdr>
          <w:divsChild>
            <w:div w:id="31464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557743">
      <w:bodyDiv w:val="1"/>
      <w:marLeft w:val="0"/>
      <w:marRight w:val="0"/>
      <w:marTop w:val="0"/>
      <w:marBottom w:val="0"/>
      <w:divBdr>
        <w:top w:val="none" w:sz="0" w:space="0" w:color="auto"/>
        <w:left w:val="none" w:sz="0" w:space="0" w:color="auto"/>
        <w:bottom w:val="none" w:sz="0" w:space="0" w:color="auto"/>
        <w:right w:val="none" w:sz="0" w:space="0" w:color="auto"/>
      </w:divBdr>
    </w:div>
    <w:div w:id="1059094157">
      <w:bodyDiv w:val="1"/>
      <w:marLeft w:val="0"/>
      <w:marRight w:val="0"/>
      <w:marTop w:val="0"/>
      <w:marBottom w:val="0"/>
      <w:divBdr>
        <w:top w:val="none" w:sz="0" w:space="0" w:color="auto"/>
        <w:left w:val="none" w:sz="0" w:space="0" w:color="auto"/>
        <w:bottom w:val="none" w:sz="0" w:space="0" w:color="auto"/>
        <w:right w:val="none" w:sz="0" w:space="0" w:color="auto"/>
      </w:divBdr>
    </w:div>
    <w:div w:id="1061057395">
      <w:bodyDiv w:val="1"/>
      <w:marLeft w:val="0"/>
      <w:marRight w:val="0"/>
      <w:marTop w:val="0"/>
      <w:marBottom w:val="0"/>
      <w:divBdr>
        <w:top w:val="none" w:sz="0" w:space="0" w:color="auto"/>
        <w:left w:val="none" w:sz="0" w:space="0" w:color="auto"/>
        <w:bottom w:val="none" w:sz="0" w:space="0" w:color="auto"/>
        <w:right w:val="none" w:sz="0" w:space="0" w:color="auto"/>
      </w:divBdr>
    </w:div>
    <w:div w:id="1062365019">
      <w:bodyDiv w:val="1"/>
      <w:marLeft w:val="0"/>
      <w:marRight w:val="0"/>
      <w:marTop w:val="0"/>
      <w:marBottom w:val="0"/>
      <w:divBdr>
        <w:top w:val="none" w:sz="0" w:space="0" w:color="auto"/>
        <w:left w:val="none" w:sz="0" w:space="0" w:color="auto"/>
        <w:bottom w:val="none" w:sz="0" w:space="0" w:color="auto"/>
        <w:right w:val="none" w:sz="0" w:space="0" w:color="auto"/>
      </w:divBdr>
    </w:div>
    <w:div w:id="1067998559">
      <w:bodyDiv w:val="1"/>
      <w:marLeft w:val="0"/>
      <w:marRight w:val="0"/>
      <w:marTop w:val="0"/>
      <w:marBottom w:val="0"/>
      <w:divBdr>
        <w:top w:val="none" w:sz="0" w:space="0" w:color="auto"/>
        <w:left w:val="none" w:sz="0" w:space="0" w:color="auto"/>
        <w:bottom w:val="none" w:sz="0" w:space="0" w:color="auto"/>
        <w:right w:val="none" w:sz="0" w:space="0" w:color="auto"/>
      </w:divBdr>
      <w:divsChild>
        <w:div w:id="347298013">
          <w:marLeft w:val="0"/>
          <w:marRight w:val="0"/>
          <w:marTop w:val="0"/>
          <w:marBottom w:val="0"/>
          <w:divBdr>
            <w:top w:val="none" w:sz="0" w:space="0" w:color="auto"/>
            <w:left w:val="none" w:sz="0" w:space="0" w:color="auto"/>
            <w:bottom w:val="none" w:sz="0" w:space="0" w:color="auto"/>
            <w:right w:val="none" w:sz="0" w:space="0" w:color="auto"/>
          </w:divBdr>
          <w:divsChild>
            <w:div w:id="91285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79118">
      <w:bodyDiv w:val="1"/>
      <w:marLeft w:val="0"/>
      <w:marRight w:val="0"/>
      <w:marTop w:val="0"/>
      <w:marBottom w:val="0"/>
      <w:divBdr>
        <w:top w:val="none" w:sz="0" w:space="0" w:color="auto"/>
        <w:left w:val="none" w:sz="0" w:space="0" w:color="auto"/>
        <w:bottom w:val="none" w:sz="0" w:space="0" w:color="auto"/>
        <w:right w:val="none" w:sz="0" w:space="0" w:color="auto"/>
      </w:divBdr>
    </w:div>
    <w:div w:id="1074546232">
      <w:bodyDiv w:val="1"/>
      <w:marLeft w:val="0"/>
      <w:marRight w:val="0"/>
      <w:marTop w:val="0"/>
      <w:marBottom w:val="0"/>
      <w:divBdr>
        <w:top w:val="none" w:sz="0" w:space="0" w:color="auto"/>
        <w:left w:val="none" w:sz="0" w:space="0" w:color="auto"/>
        <w:bottom w:val="none" w:sz="0" w:space="0" w:color="auto"/>
        <w:right w:val="none" w:sz="0" w:space="0" w:color="auto"/>
      </w:divBdr>
    </w:div>
    <w:div w:id="1075930057">
      <w:bodyDiv w:val="1"/>
      <w:marLeft w:val="0"/>
      <w:marRight w:val="0"/>
      <w:marTop w:val="0"/>
      <w:marBottom w:val="0"/>
      <w:divBdr>
        <w:top w:val="none" w:sz="0" w:space="0" w:color="auto"/>
        <w:left w:val="none" w:sz="0" w:space="0" w:color="auto"/>
        <w:bottom w:val="none" w:sz="0" w:space="0" w:color="auto"/>
        <w:right w:val="none" w:sz="0" w:space="0" w:color="auto"/>
      </w:divBdr>
      <w:divsChild>
        <w:div w:id="10185323">
          <w:marLeft w:val="0"/>
          <w:marRight w:val="0"/>
          <w:marTop w:val="0"/>
          <w:marBottom w:val="0"/>
          <w:divBdr>
            <w:top w:val="none" w:sz="0" w:space="0" w:color="auto"/>
            <w:left w:val="none" w:sz="0" w:space="0" w:color="auto"/>
            <w:bottom w:val="none" w:sz="0" w:space="0" w:color="auto"/>
            <w:right w:val="none" w:sz="0" w:space="0" w:color="auto"/>
          </w:divBdr>
          <w:divsChild>
            <w:div w:id="137850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3688">
      <w:bodyDiv w:val="1"/>
      <w:marLeft w:val="0"/>
      <w:marRight w:val="0"/>
      <w:marTop w:val="0"/>
      <w:marBottom w:val="0"/>
      <w:divBdr>
        <w:top w:val="none" w:sz="0" w:space="0" w:color="auto"/>
        <w:left w:val="none" w:sz="0" w:space="0" w:color="auto"/>
        <w:bottom w:val="none" w:sz="0" w:space="0" w:color="auto"/>
        <w:right w:val="none" w:sz="0" w:space="0" w:color="auto"/>
      </w:divBdr>
      <w:divsChild>
        <w:div w:id="1064715994">
          <w:marLeft w:val="0"/>
          <w:marRight w:val="0"/>
          <w:marTop w:val="0"/>
          <w:marBottom w:val="0"/>
          <w:divBdr>
            <w:top w:val="none" w:sz="0" w:space="0" w:color="auto"/>
            <w:left w:val="none" w:sz="0" w:space="0" w:color="auto"/>
            <w:bottom w:val="none" w:sz="0" w:space="0" w:color="auto"/>
            <w:right w:val="none" w:sz="0" w:space="0" w:color="auto"/>
          </w:divBdr>
          <w:divsChild>
            <w:div w:id="4850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405429">
      <w:bodyDiv w:val="1"/>
      <w:marLeft w:val="0"/>
      <w:marRight w:val="0"/>
      <w:marTop w:val="0"/>
      <w:marBottom w:val="0"/>
      <w:divBdr>
        <w:top w:val="none" w:sz="0" w:space="0" w:color="auto"/>
        <w:left w:val="none" w:sz="0" w:space="0" w:color="auto"/>
        <w:bottom w:val="none" w:sz="0" w:space="0" w:color="auto"/>
        <w:right w:val="none" w:sz="0" w:space="0" w:color="auto"/>
      </w:divBdr>
      <w:divsChild>
        <w:div w:id="2032140707">
          <w:marLeft w:val="0"/>
          <w:marRight w:val="0"/>
          <w:marTop w:val="0"/>
          <w:marBottom w:val="0"/>
          <w:divBdr>
            <w:top w:val="none" w:sz="0" w:space="0" w:color="auto"/>
            <w:left w:val="none" w:sz="0" w:space="0" w:color="auto"/>
            <w:bottom w:val="none" w:sz="0" w:space="0" w:color="auto"/>
            <w:right w:val="none" w:sz="0" w:space="0" w:color="auto"/>
          </w:divBdr>
        </w:div>
      </w:divsChild>
    </w:div>
    <w:div w:id="1082020091">
      <w:bodyDiv w:val="1"/>
      <w:marLeft w:val="0"/>
      <w:marRight w:val="0"/>
      <w:marTop w:val="0"/>
      <w:marBottom w:val="0"/>
      <w:divBdr>
        <w:top w:val="none" w:sz="0" w:space="0" w:color="auto"/>
        <w:left w:val="none" w:sz="0" w:space="0" w:color="auto"/>
        <w:bottom w:val="none" w:sz="0" w:space="0" w:color="auto"/>
        <w:right w:val="none" w:sz="0" w:space="0" w:color="auto"/>
      </w:divBdr>
    </w:div>
    <w:div w:id="1082414484">
      <w:bodyDiv w:val="1"/>
      <w:marLeft w:val="0"/>
      <w:marRight w:val="0"/>
      <w:marTop w:val="0"/>
      <w:marBottom w:val="0"/>
      <w:divBdr>
        <w:top w:val="none" w:sz="0" w:space="0" w:color="auto"/>
        <w:left w:val="none" w:sz="0" w:space="0" w:color="auto"/>
        <w:bottom w:val="none" w:sz="0" w:space="0" w:color="auto"/>
        <w:right w:val="none" w:sz="0" w:space="0" w:color="auto"/>
      </w:divBdr>
    </w:div>
    <w:div w:id="1082532408">
      <w:bodyDiv w:val="1"/>
      <w:marLeft w:val="0"/>
      <w:marRight w:val="0"/>
      <w:marTop w:val="0"/>
      <w:marBottom w:val="0"/>
      <w:divBdr>
        <w:top w:val="none" w:sz="0" w:space="0" w:color="auto"/>
        <w:left w:val="none" w:sz="0" w:space="0" w:color="auto"/>
        <w:bottom w:val="none" w:sz="0" w:space="0" w:color="auto"/>
        <w:right w:val="none" w:sz="0" w:space="0" w:color="auto"/>
      </w:divBdr>
      <w:divsChild>
        <w:div w:id="1585070390">
          <w:marLeft w:val="0"/>
          <w:marRight w:val="0"/>
          <w:marTop w:val="0"/>
          <w:marBottom w:val="0"/>
          <w:divBdr>
            <w:top w:val="none" w:sz="0" w:space="0" w:color="auto"/>
            <w:left w:val="none" w:sz="0" w:space="0" w:color="auto"/>
            <w:bottom w:val="none" w:sz="0" w:space="0" w:color="auto"/>
            <w:right w:val="none" w:sz="0" w:space="0" w:color="auto"/>
          </w:divBdr>
          <w:divsChild>
            <w:div w:id="12030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51456">
      <w:bodyDiv w:val="1"/>
      <w:marLeft w:val="0"/>
      <w:marRight w:val="0"/>
      <w:marTop w:val="0"/>
      <w:marBottom w:val="0"/>
      <w:divBdr>
        <w:top w:val="none" w:sz="0" w:space="0" w:color="auto"/>
        <w:left w:val="none" w:sz="0" w:space="0" w:color="auto"/>
        <w:bottom w:val="none" w:sz="0" w:space="0" w:color="auto"/>
        <w:right w:val="none" w:sz="0" w:space="0" w:color="auto"/>
      </w:divBdr>
    </w:div>
    <w:div w:id="1085567584">
      <w:bodyDiv w:val="1"/>
      <w:marLeft w:val="0"/>
      <w:marRight w:val="0"/>
      <w:marTop w:val="0"/>
      <w:marBottom w:val="0"/>
      <w:divBdr>
        <w:top w:val="none" w:sz="0" w:space="0" w:color="auto"/>
        <w:left w:val="none" w:sz="0" w:space="0" w:color="auto"/>
        <w:bottom w:val="none" w:sz="0" w:space="0" w:color="auto"/>
        <w:right w:val="none" w:sz="0" w:space="0" w:color="auto"/>
      </w:divBdr>
    </w:div>
    <w:div w:id="1085686128">
      <w:bodyDiv w:val="1"/>
      <w:marLeft w:val="0"/>
      <w:marRight w:val="0"/>
      <w:marTop w:val="0"/>
      <w:marBottom w:val="0"/>
      <w:divBdr>
        <w:top w:val="none" w:sz="0" w:space="0" w:color="auto"/>
        <w:left w:val="none" w:sz="0" w:space="0" w:color="auto"/>
        <w:bottom w:val="none" w:sz="0" w:space="0" w:color="auto"/>
        <w:right w:val="none" w:sz="0" w:space="0" w:color="auto"/>
      </w:divBdr>
    </w:div>
    <w:div w:id="1094595489">
      <w:bodyDiv w:val="1"/>
      <w:marLeft w:val="0"/>
      <w:marRight w:val="0"/>
      <w:marTop w:val="0"/>
      <w:marBottom w:val="0"/>
      <w:divBdr>
        <w:top w:val="none" w:sz="0" w:space="0" w:color="auto"/>
        <w:left w:val="none" w:sz="0" w:space="0" w:color="auto"/>
        <w:bottom w:val="none" w:sz="0" w:space="0" w:color="auto"/>
        <w:right w:val="none" w:sz="0" w:space="0" w:color="auto"/>
      </w:divBdr>
      <w:divsChild>
        <w:div w:id="928545178">
          <w:marLeft w:val="0"/>
          <w:marRight w:val="0"/>
          <w:marTop w:val="0"/>
          <w:marBottom w:val="0"/>
          <w:divBdr>
            <w:top w:val="none" w:sz="0" w:space="0" w:color="auto"/>
            <w:left w:val="none" w:sz="0" w:space="0" w:color="auto"/>
            <w:bottom w:val="none" w:sz="0" w:space="0" w:color="auto"/>
            <w:right w:val="none" w:sz="0" w:space="0" w:color="auto"/>
          </w:divBdr>
          <w:divsChild>
            <w:div w:id="166362262">
              <w:marLeft w:val="0"/>
              <w:marRight w:val="0"/>
              <w:marTop w:val="0"/>
              <w:marBottom w:val="0"/>
              <w:divBdr>
                <w:top w:val="none" w:sz="0" w:space="0" w:color="auto"/>
                <w:left w:val="none" w:sz="0" w:space="0" w:color="auto"/>
                <w:bottom w:val="none" w:sz="0" w:space="0" w:color="auto"/>
                <w:right w:val="none" w:sz="0" w:space="0" w:color="auto"/>
              </w:divBdr>
            </w:div>
            <w:div w:id="875628900">
              <w:marLeft w:val="0"/>
              <w:marRight w:val="0"/>
              <w:marTop w:val="0"/>
              <w:marBottom w:val="0"/>
              <w:divBdr>
                <w:top w:val="none" w:sz="0" w:space="0" w:color="auto"/>
                <w:left w:val="none" w:sz="0" w:space="0" w:color="auto"/>
                <w:bottom w:val="none" w:sz="0" w:space="0" w:color="auto"/>
                <w:right w:val="none" w:sz="0" w:space="0" w:color="auto"/>
              </w:divBdr>
            </w:div>
            <w:div w:id="11847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90155">
      <w:bodyDiv w:val="1"/>
      <w:marLeft w:val="0"/>
      <w:marRight w:val="0"/>
      <w:marTop w:val="0"/>
      <w:marBottom w:val="0"/>
      <w:divBdr>
        <w:top w:val="none" w:sz="0" w:space="0" w:color="auto"/>
        <w:left w:val="none" w:sz="0" w:space="0" w:color="auto"/>
        <w:bottom w:val="none" w:sz="0" w:space="0" w:color="auto"/>
        <w:right w:val="none" w:sz="0" w:space="0" w:color="auto"/>
      </w:divBdr>
    </w:div>
    <w:div w:id="1098520650">
      <w:bodyDiv w:val="1"/>
      <w:marLeft w:val="0"/>
      <w:marRight w:val="0"/>
      <w:marTop w:val="0"/>
      <w:marBottom w:val="0"/>
      <w:divBdr>
        <w:top w:val="none" w:sz="0" w:space="0" w:color="auto"/>
        <w:left w:val="none" w:sz="0" w:space="0" w:color="auto"/>
        <w:bottom w:val="none" w:sz="0" w:space="0" w:color="auto"/>
        <w:right w:val="none" w:sz="0" w:space="0" w:color="auto"/>
      </w:divBdr>
    </w:div>
    <w:div w:id="1103962463">
      <w:bodyDiv w:val="1"/>
      <w:marLeft w:val="0"/>
      <w:marRight w:val="0"/>
      <w:marTop w:val="0"/>
      <w:marBottom w:val="0"/>
      <w:divBdr>
        <w:top w:val="none" w:sz="0" w:space="0" w:color="auto"/>
        <w:left w:val="none" w:sz="0" w:space="0" w:color="auto"/>
        <w:bottom w:val="none" w:sz="0" w:space="0" w:color="auto"/>
        <w:right w:val="none" w:sz="0" w:space="0" w:color="auto"/>
      </w:divBdr>
    </w:div>
    <w:div w:id="1128860630">
      <w:bodyDiv w:val="1"/>
      <w:marLeft w:val="0"/>
      <w:marRight w:val="0"/>
      <w:marTop w:val="0"/>
      <w:marBottom w:val="0"/>
      <w:divBdr>
        <w:top w:val="none" w:sz="0" w:space="0" w:color="auto"/>
        <w:left w:val="none" w:sz="0" w:space="0" w:color="auto"/>
        <w:bottom w:val="none" w:sz="0" w:space="0" w:color="auto"/>
        <w:right w:val="none" w:sz="0" w:space="0" w:color="auto"/>
      </w:divBdr>
    </w:div>
    <w:div w:id="1136920899">
      <w:bodyDiv w:val="1"/>
      <w:marLeft w:val="0"/>
      <w:marRight w:val="0"/>
      <w:marTop w:val="0"/>
      <w:marBottom w:val="0"/>
      <w:divBdr>
        <w:top w:val="none" w:sz="0" w:space="0" w:color="auto"/>
        <w:left w:val="none" w:sz="0" w:space="0" w:color="auto"/>
        <w:bottom w:val="none" w:sz="0" w:space="0" w:color="auto"/>
        <w:right w:val="none" w:sz="0" w:space="0" w:color="auto"/>
      </w:divBdr>
    </w:div>
    <w:div w:id="1137139569">
      <w:bodyDiv w:val="1"/>
      <w:marLeft w:val="0"/>
      <w:marRight w:val="0"/>
      <w:marTop w:val="0"/>
      <w:marBottom w:val="0"/>
      <w:divBdr>
        <w:top w:val="none" w:sz="0" w:space="0" w:color="auto"/>
        <w:left w:val="none" w:sz="0" w:space="0" w:color="auto"/>
        <w:bottom w:val="none" w:sz="0" w:space="0" w:color="auto"/>
        <w:right w:val="none" w:sz="0" w:space="0" w:color="auto"/>
      </w:divBdr>
    </w:div>
    <w:div w:id="1137529838">
      <w:bodyDiv w:val="1"/>
      <w:marLeft w:val="0"/>
      <w:marRight w:val="0"/>
      <w:marTop w:val="0"/>
      <w:marBottom w:val="0"/>
      <w:divBdr>
        <w:top w:val="none" w:sz="0" w:space="0" w:color="auto"/>
        <w:left w:val="none" w:sz="0" w:space="0" w:color="auto"/>
        <w:bottom w:val="none" w:sz="0" w:space="0" w:color="auto"/>
        <w:right w:val="none" w:sz="0" w:space="0" w:color="auto"/>
      </w:divBdr>
    </w:div>
    <w:div w:id="1152023372">
      <w:bodyDiv w:val="1"/>
      <w:marLeft w:val="0"/>
      <w:marRight w:val="0"/>
      <w:marTop w:val="0"/>
      <w:marBottom w:val="0"/>
      <w:divBdr>
        <w:top w:val="none" w:sz="0" w:space="0" w:color="auto"/>
        <w:left w:val="none" w:sz="0" w:space="0" w:color="auto"/>
        <w:bottom w:val="none" w:sz="0" w:space="0" w:color="auto"/>
        <w:right w:val="none" w:sz="0" w:space="0" w:color="auto"/>
      </w:divBdr>
    </w:div>
    <w:div w:id="1154251729">
      <w:bodyDiv w:val="1"/>
      <w:marLeft w:val="0"/>
      <w:marRight w:val="0"/>
      <w:marTop w:val="0"/>
      <w:marBottom w:val="0"/>
      <w:divBdr>
        <w:top w:val="none" w:sz="0" w:space="0" w:color="auto"/>
        <w:left w:val="none" w:sz="0" w:space="0" w:color="auto"/>
        <w:bottom w:val="none" w:sz="0" w:space="0" w:color="auto"/>
        <w:right w:val="none" w:sz="0" w:space="0" w:color="auto"/>
      </w:divBdr>
    </w:div>
    <w:div w:id="1155879057">
      <w:bodyDiv w:val="1"/>
      <w:marLeft w:val="0"/>
      <w:marRight w:val="0"/>
      <w:marTop w:val="0"/>
      <w:marBottom w:val="0"/>
      <w:divBdr>
        <w:top w:val="none" w:sz="0" w:space="0" w:color="auto"/>
        <w:left w:val="none" w:sz="0" w:space="0" w:color="auto"/>
        <w:bottom w:val="none" w:sz="0" w:space="0" w:color="auto"/>
        <w:right w:val="none" w:sz="0" w:space="0" w:color="auto"/>
      </w:divBdr>
    </w:div>
    <w:div w:id="1166439770">
      <w:bodyDiv w:val="1"/>
      <w:marLeft w:val="0"/>
      <w:marRight w:val="0"/>
      <w:marTop w:val="0"/>
      <w:marBottom w:val="0"/>
      <w:divBdr>
        <w:top w:val="none" w:sz="0" w:space="0" w:color="auto"/>
        <w:left w:val="none" w:sz="0" w:space="0" w:color="auto"/>
        <w:bottom w:val="none" w:sz="0" w:space="0" w:color="auto"/>
        <w:right w:val="none" w:sz="0" w:space="0" w:color="auto"/>
      </w:divBdr>
    </w:div>
    <w:div w:id="1170219889">
      <w:bodyDiv w:val="1"/>
      <w:marLeft w:val="0"/>
      <w:marRight w:val="0"/>
      <w:marTop w:val="0"/>
      <w:marBottom w:val="0"/>
      <w:divBdr>
        <w:top w:val="none" w:sz="0" w:space="0" w:color="auto"/>
        <w:left w:val="none" w:sz="0" w:space="0" w:color="auto"/>
        <w:bottom w:val="none" w:sz="0" w:space="0" w:color="auto"/>
        <w:right w:val="none" w:sz="0" w:space="0" w:color="auto"/>
      </w:divBdr>
    </w:div>
    <w:div w:id="1170675071">
      <w:bodyDiv w:val="1"/>
      <w:marLeft w:val="0"/>
      <w:marRight w:val="0"/>
      <w:marTop w:val="0"/>
      <w:marBottom w:val="0"/>
      <w:divBdr>
        <w:top w:val="none" w:sz="0" w:space="0" w:color="auto"/>
        <w:left w:val="none" w:sz="0" w:space="0" w:color="auto"/>
        <w:bottom w:val="none" w:sz="0" w:space="0" w:color="auto"/>
        <w:right w:val="none" w:sz="0" w:space="0" w:color="auto"/>
      </w:divBdr>
      <w:divsChild>
        <w:div w:id="69272528">
          <w:marLeft w:val="0"/>
          <w:marRight w:val="0"/>
          <w:marTop w:val="0"/>
          <w:marBottom w:val="0"/>
          <w:divBdr>
            <w:top w:val="none" w:sz="0" w:space="0" w:color="auto"/>
            <w:left w:val="none" w:sz="0" w:space="0" w:color="auto"/>
            <w:bottom w:val="none" w:sz="0" w:space="0" w:color="auto"/>
            <w:right w:val="none" w:sz="0" w:space="0" w:color="auto"/>
          </w:divBdr>
          <w:divsChild>
            <w:div w:id="153688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19240">
      <w:bodyDiv w:val="1"/>
      <w:marLeft w:val="0"/>
      <w:marRight w:val="0"/>
      <w:marTop w:val="0"/>
      <w:marBottom w:val="0"/>
      <w:divBdr>
        <w:top w:val="none" w:sz="0" w:space="0" w:color="auto"/>
        <w:left w:val="none" w:sz="0" w:space="0" w:color="auto"/>
        <w:bottom w:val="none" w:sz="0" w:space="0" w:color="auto"/>
        <w:right w:val="none" w:sz="0" w:space="0" w:color="auto"/>
      </w:divBdr>
    </w:div>
    <w:div w:id="1175412620">
      <w:bodyDiv w:val="1"/>
      <w:marLeft w:val="0"/>
      <w:marRight w:val="0"/>
      <w:marTop w:val="0"/>
      <w:marBottom w:val="0"/>
      <w:divBdr>
        <w:top w:val="none" w:sz="0" w:space="0" w:color="auto"/>
        <w:left w:val="none" w:sz="0" w:space="0" w:color="auto"/>
        <w:bottom w:val="none" w:sz="0" w:space="0" w:color="auto"/>
        <w:right w:val="none" w:sz="0" w:space="0" w:color="auto"/>
      </w:divBdr>
    </w:div>
    <w:div w:id="1180049152">
      <w:bodyDiv w:val="1"/>
      <w:marLeft w:val="0"/>
      <w:marRight w:val="0"/>
      <w:marTop w:val="0"/>
      <w:marBottom w:val="0"/>
      <w:divBdr>
        <w:top w:val="none" w:sz="0" w:space="0" w:color="auto"/>
        <w:left w:val="none" w:sz="0" w:space="0" w:color="auto"/>
        <w:bottom w:val="none" w:sz="0" w:space="0" w:color="auto"/>
        <w:right w:val="none" w:sz="0" w:space="0" w:color="auto"/>
      </w:divBdr>
    </w:div>
    <w:div w:id="1183587373">
      <w:bodyDiv w:val="1"/>
      <w:marLeft w:val="0"/>
      <w:marRight w:val="0"/>
      <w:marTop w:val="0"/>
      <w:marBottom w:val="0"/>
      <w:divBdr>
        <w:top w:val="none" w:sz="0" w:space="0" w:color="auto"/>
        <w:left w:val="none" w:sz="0" w:space="0" w:color="auto"/>
        <w:bottom w:val="none" w:sz="0" w:space="0" w:color="auto"/>
        <w:right w:val="none" w:sz="0" w:space="0" w:color="auto"/>
      </w:divBdr>
      <w:divsChild>
        <w:div w:id="1845589259">
          <w:marLeft w:val="0"/>
          <w:marRight w:val="0"/>
          <w:marTop w:val="0"/>
          <w:marBottom w:val="0"/>
          <w:divBdr>
            <w:top w:val="none" w:sz="0" w:space="0" w:color="auto"/>
            <w:left w:val="none" w:sz="0" w:space="0" w:color="auto"/>
            <w:bottom w:val="none" w:sz="0" w:space="0" w:color="auto"/>
            <w:right w:val="none" w:sz="0" w:space="0" w:color="auto"/>
          </w:divBdr>
          <w:divsChild>
            <w:div w:id="481653346">
              <w:marLeft w:val="0"/>
              <w:marRight w:val="0"/>
              <w:marTop w:val="0"/>
              <w:marBottom w:val="0"/>
              <w:divBdr>
                <w:top w:val="none" w:sz="0" w:space="0" w:color="auto"/>
                <w:left w:val="none" w:sz="0" w:space="0" w:color="auto"/>
                <w:bottom w:val="none" w:sz="0" w:space="0" w:color="auto"/>
                <w:right w:val="none" w:sz="0" w:space="0" w:color="auto"/>
              </w:divBdr>
            </w:div>
            <w:div w:id="884100544">
              <w:marLeft w:val="0"/>
              <w:marRight w:val="0"/>
              <w:marTop w:val="0"/>
              <w:marBottom w:val="0"/>
              <w:divBdr>
                <w:top w:val="none" w:sz="0" w:space="0" w:color="auto"/>
                <w:left w:val="none" w:sz="0" w:space="0" w:color="auto"/>
                <w:bottom w:val="none" w:sz="0" w:space="0" w:color="auto"/>
                <w:right w:val="none" w:sz="0" w:space="0" w:color="auto"/>
              </w:divBdr>
            </w:div>
            <w:div w:id="1057240590">
              <w:marLeft w:val="0"/>
              <w:marRight w:val="0"/>
              <w:marTop w:val="0"/>
              <w:marBottom w:val="0"/>
              <w:divBdr>
                <w:top w:val="none" w:sz="0" w:space="0" w:color="auto"/>
                <w:left w:val="none" w:sz="0" w:space="0" w:color="auto"/>
                <w:bottom w:val="none" w:sz="0" w:space="0" w:color="auto"/>
                <w:right w:val="none" w:sz="0" w:space="0" w:color="auto"/>
              </w:divBdr>
            </w:div>
            <w:div w:id="1375276046">
              <w:marLeft w:val="0"/>
              <w:marRight w:val="0"/>
              <w:marTop w:val="0"/>
              <w:marBottom w:val="0"/>
              <w:divBdr>
                <w:top w:val="none" w:sz="0" w:space="0" w:color="auto"/>
                <w:left w:val="none" w:sz="0" w:space="0" w:color="auto"/>
                <w:bottom w:val="none" w:sz="0" w:space="0" w:color="auto"/>
                <w:right w:val="none" w:sz="0" w:space="0" w:color="auto"/>
              </w:divBdr>
            </w:div>
            <w:div w:id="1378166318">
              <w:marLeft w:val="0"/>
              <w:marRight w:val="0"/>
              <w:marTop w:val="0"/>
              <w:marBottom w:val="0"/>
              <w:divBdr>
                <w:top w:val="none" w:sz="0" w:space="0" w:color="auto"/>
                <w:left w:val="none" w:sz="0" w:space="0" w:color="auto"/>
                <w:bottom w:val="none" w:sz="0" w:space="0" w:color="auto"/>
                <w:right w:val="none" w:sz="0" w:space="0" w:color="auto"/>
              </w:divBdr>
            </w:div>
            <w:div w:id="1569995668">
              <w:marLeft w:val="0"/>
              <w:marRight w:val="0"/>
              <w:marTop w:val="0"/>
              <w:marBottom w:val="0"/>
              <w:divBdr>
                <w:top w:val="none" w:sz="0" w:space="0" w:color="auto"/>
                <w:left w:val="none" w:sz="0" w:space="0" w:color="auto"/>
                <w:bottom w:val="none" w:sz="0" w:space="0" w:color="auto"/>
                <w:right w:val="none" w:sz="0" w:space="0" w:color="auto"/>
              </w:divBdr>
            </w:div>
            <w:div w:id="1964995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68605">
      <w:bodyDiv w:val="1"/>
      <w:marLeft w:val="0"/>
      <w:marRight w:val="0"/>
      <w:marTop w:val="0"/>
      <w:marBottom w:val="0"/>
      <w:divBdr>
        <w:top w:val="none" w:sz="0" w:space="0" w:color="auto"/>
        <w:left w:val="none" w:sz="0" w:space="0" w:color="auto"/>
        <w:bottom w:val="none" w:sz="0" w:space="0" w:color="auto"/>
        <w:right w:val="none" w:sz="0" w:space="0" w:color="auto"/>
      </w:divBdr>
    </w:div>
    <w:div w:id="1190022024">
      <w:bodyDiv w:val="1"/>
      <w:marLeft w:val="0"/>
      <w:marRight w:val="0"/>
      <w:marTop w:val="0"/>
      <w:marBottom w:val="0"/>
      <w:divBdr>
        <w:top w:val="none" w:sz="0" w:space="0" w:color="auto"/>
        <w:left w:val="none" w:sz="0" w:space="0" w:color="auto"/>
        <w:bottom w:val="none" w:sz="0" w:space="0" w:color="auto"/>
        <w:right w:val="none" w:sz="0" w:space="0" w:color="auto"/>
      </w:divBdr>
    </w:div>
    <w:div w:id="1192380470">
      <w:bodyDiv w:val="1"/>
      <w:marLeft w:val="0"/>
      <w:marRight w:val="0"/>
      <w:marTop w:val="0"/>
      <w:marBottom w:val="0"/>
      <w:divBdr>
        <w:top w:val="none" w:sz="0" w:space="0" w:color="auto"/>
        <w:left w:val="none" w:sz="0" w:space="0" w:color="auto"/>
        <w:bottom w:val="none" w:sz="0" w:space="0" w:color="auto"/>
        <w:right w:val="none" w:sz="0" w:space="0" w:color="auto"/>
      </w:divBdr>
      <w:divsChild>
        <w:div w:id="1914312814">
          <w:marLeft w:val="0"/>
          <w:marRight w:val="0"/>
          <w:marTop w:val="0"/>
          <w:marBottom w:val="0"/>
          <w:divBdr>
            <w:top w:val="none" w:sz="0" w:space="0" w:color="auto"/>
            <w:left w:val="none" w:sz="0" w:space="0" w:color="auto"/>
            <w:bottom w:val="none" w:sz="0" w:space="0" w:color="auto"/>
            <w:right w:val="none" w:sz="0" w:space="0" w:color="auto"/>
          </w:divBdr>
          <w:divsChild>
            <w:div w:id="48878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465905">
      <w:bodyDiv w:val="1"/>
      <w:marLeft w:val="0"/>
      <w:marRight w:val="0"/>
      <w:marTop w:val="0"/>
      <w:marBottom w:val="0"/>
      <w:divBdr>
        <w:top w:val="none" w:sz="0" w:space="0" w:color="auto"/>
        <w:left w:val="none" w:sz="0" w:space="0" w:color="auto"/>
        <w:bottom w:val="none" w:sz="0" w:space="0" w:color="auto"/>
        <w:right w:val="none" w:sz="0" w:space="0" w:color="auto"/>
      </w:divBdr>
    </w:div>
    <w:div w:id="1204370707">
      <w:bodyDiv w:val="1"/>
      <w:marLeft w:val="0"/>
      <w:marRight w:val="0"/>
      <w:marTop w:val="0"/>
      <w:marBottom w:val="0"/>
      <w:divBdr>
        <w:top w:val="none" w:sz="0" w:space="0" w:color="auto"/>
        <w:left w:val="none" w:sz="0" w:space="0" w:color="auto"/>
        <w:bottom w:val="none" w:sz="0" w:space="0" w:color="auto"/>
        <w:right w:val="none" w:sz="0" w:space="0" w:color="auto"/>
      </w:divBdr>
    </w:div>
    <w:div w:id="1205409478">
      <w:bodyDiv w:val="1"/>
      <w:marLeft w:val="0"/>
      <w:marRight w:val="0"/>
      <w:marTop w:val="0"/>
      <w:marBottom w:val="0"/>
      <w:divBdr>
        <w:top w:val="none" w:sz="0" w:space="0" w:color="auto"/>
        <w:left w:val="none" w:sz="0" w:space="0" w:color="auto"/>
        <w:bottom w:val="none" w:sz="0" w:space="0" w:color="auto"/>
        <w:right w:val="none" w:sz="0" w:space="0" w:color="auto"/>
      </w:divBdr>
      <w:divsChild>
        <w:div w:id="1856070258">
          <w:marLeft w:val="0"/>
          <w:marRight w:val="0"/>
          <w:marTop w:val="0"/>
          <w:marBottom w:val="0"/>
          <w:divBdr>
            <w:top w:val="none" w:sz="0" w:space="0" w:color="auto"/>
            <w:left w:val="none" w:sz="0" w:space="0" w:color="auto"/>
            <w:bottom w:val="none" w:sz="0" w:space="0" w:color="auto"/>
            <w:right w:val="none" w:sz="0" w:space="0" w:color="auto"/>
          </w:divBdr>
          <w:divsChild>
            <w:div w:id="112488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89516">
      <w:bodyDiv w:val="1"/>
      <w:marLeft w:val="0"/>
      <w:marRight w:val="0"/>
      <w:marTop w:val="0"/>
      <w:marBottom w:val="0"/>
      <w:divBdr>
        <w:top w:val="none" w:sz="0" w:space="0" w:color="auto"/>
        <w:left w:val="none" w:sz="0" w:space="0" w:color="auto"/>
        <w:bottom w:val="none" w:sz="0" w:space="0" w:color="auto"/>
        <w:right w:val="none" w:sz="0" w:space="0" w:color="auto"/>
      </w:divBdr>
    </w:div>
    <w:div w:id="1216156760">
      <w:bodyDiv w:val="1"/>
      <w:marLeft w:val="0"/>
      <w:marRight w:val="0"/>
      <w:marTop w:val="0"/>
      <w:marBottom w:val="0"/>
      <w:divBdr>
        <w:top w:val="none" w:sz="0" w:space="0" w:color="auto"/>
        <w:left w:val="none" w:sz="0" w:space="0" w:color="auto"/>
        <w:bottom w:val="none" w:sz="0" w:space="0" w:color="auto"/>
        <w:right w:val="none" w:sz="0" w:space="0" w:color="auto"/>
      </w:divBdr>
    </w:div>
    <w:div w:id="1216350072">
      <w:bodyDiv w:val="1"/>
      <w:marLeft w:val="0"/>
      <w:marRight w:val="0"/>
      <w:marTop w:val="0"/>
      <w:marBottom w:val="0"/>
      <w:divBdr>
        <w:top w:val="none" w:sz="0" w:space="0" w:color="auto"/>
        <w:left w:val="none" w:sz="0" w:space="0" w:color="auto"/>
        <w:bottom w:val="none" w:sz="0" w:space="0" w:color="auto"/>
        <w:right w:val="none" w:sz="0" w:space="0" w:color="auto"/>
      </w:divBdr>
      <w:divsChild>
        <w:div w:id="1954745093">
          <w:marLeft w:val="0"/>
          <w:marRight w:val="0"/>
          <w:marTop w:val="0"/>
          <w:marBottom w:val="0"/>
          <w:divBdr>
            <w:top w:val="none" w:sz="0" w:space="0" w:color="auto"/>
            <w:left w:val="none" w:sz="0" w:space="0" w:color="auto"/>
            <w:bottom w:val="none" w:sz="0" w:space="0" w:color="auto"/>
            <w:right w:val="none" w:sz="0" w:space="0" w:color="auto"/>
          </w:divBdr>
          <w:divsChild>
            <w:div w:id="11761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03557">
      <w:bodyDiv w:val="1"/>
      <w:marLeft w:val="0"/>
      <w:marRight w:val="0"/>
      <w:marTop w:val="0"/>
      <w:marBottom w:val="0"/>
      <w:divBdr>
        <w:top w:val="none" w:sz="0" w:space="0" w:color="auto"/>
        <w:left w:val="none" w:sz="0" w:space="0" w:color="auto"/>
        <w:bottom w:val="none" w:sz="0" w:space="0" w:color="auto"/>
        <w:right w:val="none" w:sz="0" w:space="0" w:color="auto"/>
      </w:divBdr>
    </w:div>
    <w:div w:id="1216773223">
      <w:bodyDiv w:val="1"/>
      <w:marLeft w:val="0"/>
      <w:marRight w:val="0"/>
      <w:marTop w:val="0"/>
      <w:marBottom w:val="0"/>
      <w:divBdr>
        <w:top w:val="none" w:sz="0" w:space="0" w:color="auto"/>
        <w:left w:val="none" w:sz="0" w:space="0" w:color="auto"/>
        <w:bottom w:val="none" w:sz="0" w:space="0" w:color="auto"/>
        <w:right w:val="none" w:sz="0" w:space="0" w:color="auto"/>
      </w:divBdr>
    </w:div>
    <w:div w:id="1217929966">
      <w:bodyDiv w:val="1"/>
      <w:marLeft w:val="0"/>
      <w:marRight w:val="0"/>
      <w:marTop w:val="0"/>
      <w:marBottom w:val="0"/>
      <w:divBdr>
        <w:top w:val="none" w:sz="0" w:space="0" w:color="auto"/>
        <w:left w:val="none" w:sz="0" w:space="0" w:color="auto"/>
        <w:bottom w:val="none" w:sz="0" w:space="0" w:color="auto"/>
        <w:right w:val="none" w:sz="0" w:space="0" w:color="auto"/>
      </w:divBdr>
    </w:div>
    <w:div w:id="1221329534">
      <w:bodyDiv w:val="1"/>
      <w:marLeft w:val="0"/>
      <w:marRight w:val="0"/>
      <w:marTop w:val="0"/>
      <w:marBottom w:val="0"/>
      <w:divBdr>
        <w:top w:val="none" w:sz="0" w:space="0" w:color="auto"/>
        <w:left w:val="none" w:sz="0" w:space="0" w:color="auto"/>
        <w:bottom w:val="none" w:sz="0" w:space="0" w:color="auto"/>
        <w:right w:val="none" w:sz="0" w:space="0" w:color="auto"/>
      </w:divBdr>
    </w:div>
    <w:div w:id="1225990487">
      <w:bodyDiv w:val="1"/>
      <w:marLeft w:val="0"/>
      <w:marRight w:val="0"/>
      <w:marTop w:val="0"/>
      <w:marBottom w:val="0"/>
      <w:divBdr>
        <w:top w:val="none" w:sz="0" w:space="0" w:color="auto"/>
        <w:left w:val="none" w:sz="0" w:space="0" w:color="auto"/>
        <w:bottom w:val="none" w:sz="0" w:space="0" w:color="auto"/>
        <w:right w:val="none" w:sz="0" w:space="0" w:color="auto"/>
      </w:divBdr>
    </w:div>
    <w:div w:id="1230265057">
      <w:bodyDiv w:val="1"/>
      <w:marLeft w:val="0"/>
      <w:marRight w:val="0"/>
      <w:marTop w:val="0"/>
      <w:marBottom w:val="0"/>
      <w:divBdr>
        <w:top w:val="none" w:sz="0" w:space="0" w:color="auto"/>
        <w:left w:val="none" w:sz="0" w:space="0" w:color="auto"/>
        <w:bottom w:val="none" w:sz="0" w:space="0" w:color="auto"/>
        <w:right w:val="none" w:sz="0" w:space="0" w:color="auto"/>
      </w:divBdr>
    </w:div>
    <w:div w:id="1231424213">
      <w:bodyDiv w:val="1"/>
      <w:marLeft w:val="0"/>
      <w:marRight w:val="0"/>
      <w:marTop w:val="0"/>
      <w:marBottom w:val="0"/>
      <w:divBdr>
        <w:top w:val="none" w:sz="0" w:space="0" w:color="auto"/>
        <w:left w:val="none" w:sz="0" w:space="0" w:color="auto"/>
        <w:bottom w:val="none" w:sz="0" w:space="0" w:color="auto"/>
        <w:right w:val="none" w:sz="0" w:space="0" w:color="auto"/>
      </w:divBdr>
    </w:div>
    <w:div w:id="1236670732">
      <w:bodyDiv w:val="1"/>
      <w:marLeft w:val="0"/>
      <w:marRight w:val="0"/>
      <w:marTop w:val="0"/>
      <w:marBottom w:val="0"/>
      <w:divBdr>
        <w:top w:val="none" w:sz="0" w:space="0" w:color="auto"/>
        <w:left w:val="none" w:sz="0" w:space="0" w:color="auto"/>
        <w:bottom w:val="none" w:sz="0" w:space="0" w:color="auto"/>
        <w:right w:val="none" w:sz="0" w:space="0" w:color="auto"/>
      </w:divBdr>
      <w:divsChild>
        <w:div w:id="337655250">
          <w:marLeft w:val="0"/>
          <w:marRight w:val="0"/>
          <w:marTop w:val="0"/>
          <w:marBottom w:val="0"/>
          <w:divBdr>
            <w:top w:val="none" w:sz="0" w:space="0" w:color="auto"/>
            <w:left w:val="none" w:sz="0" w:space="0" w:color="auto"/>
            <w:bottom w:val="none" w:sz="0" w:space="0" w:color="auto"/>
            <w:right w:val="none" w:sz="0" w:space="0" w:color="auto"/>
          </w:divBdr>
          <w:divsChild>
            <w:div w:id="4102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821600">
      <w:bodyDiv w:val="1"/>
      <w:marLeft w:val="0"/>
      <w:marRight w:val="0"/>
      <w:marTop w:val="0"/>
      <w:marBottom w:val="0"/>
      <w:divBdr>
        <w:top w:val="none" w:sz="0" w:space="0" w:color="auto"/>
        <w:left w:val="none" w:sz="0" w:space="0" w:color="auto"/>
        <w:bottom w:val="none" w:sz="0" w:space="0" w:color="auto"/>
        <w:right w:val="none" w:sz="0" w:space="0" w:color="auto"/>
      </w:divBdr>
    </w:div>
    <w:div w:id="1237400253">
      <w:bodyDiv w:val="1"/>
      <w:marLeft w:val="0"/>
      <w:marRight w:val="0"/>
      <w:marTop w:val="0"/>
      <w:marBottom w:val="0"/>
      <w:divBdr>
        <w:top w:val="none" w:sz="0" w:space="0" w:color="auto"/>
        <w:left w:val="none" w:sz="0" w:space="0" w:color="auto"/>
        <w:bottom w:val="none" w:sz="0" w:space="0" w:color="auto"/>
        <w:right w:val="none" w:sz="0" w:space="0" w:color="auto"/>
      </w:divBdr>
    </w:div>
    <w:div w:id="1237471242">
      <w:bodyDiv w:val="1"/>
      <w:marLeft w:val="0"/>
      <w:marRight w:val="0"/>
      <w:marTop w:val="0"/>
      <w:marBottom w:val="0"/>
      <w:divBdr>
        <w:top w:val="none" w:sz="0" w:space="0" w:color="auto"/>
        <w:left w:val="none" w:sz="0" w:space="0" w:color="auto"/>
        <w:bottom w:val="none" w:sz="0" w:space="0" w:color="auto"/>
        <w:right w:val="none" w:sz="0" w:space="0" w:color="auto"/>
      </w:divBdr>
    </w:div>
    <w:div w:id="1238780321">
      <w:bodyDiv w:val="1"/>
      <w:marLeft w:val="0"/>
      <w:marRight w:val="0"/>
      <w:marTop w:val="0"/>
      <w:marBottom w:val="0"/>
      <w:divBdr>
        <w:top w:val="none" w:sz="0" w:space="0" w:color="auto"/>
        <w:left w:val="none" w:sz="0" w:space="0" w:color="auto"/>
        <w:bottom w:val="none" w:sz="0" w:space="0" w:color="auto"/>
        <w:right w:val="none" w:sz="0" w:space="0" w:color="auto"/>
      </w:divBdr>
    </w:div>
    <w:div w:id="1239826685">
      <w:bodyDiv w:val="1"/>
      <w:marLeft w:val="0"/>
      <w:marRight w:val="0"/>
      <w:marTop w:val="0"/>
      <w:marBottom w:val="0"/>
      <w:divBdr>
        <w:top w:val="none" w:sz="0" w:space="0" w:color="auto"/>
        <w:left w:val="none" w:sz="0" w:space="0" w:color="auto"/>
        <w:bottom w:val="none" w:sz="0" w:space="0" w:color="auto"/>
        <w:right w:val="none" w:sz="0" w:space="0" w:color="auto"/>
      </w:divBdr>
    </w:div>
    <w:div w:id="1242832134">
      <w:bodyDiv w:val="1"/>
      <w:marLeft w:val="0"/>
      <w:marRight w:val="0"/>
      <w:marTop w:val="0"/>
      <w:marBottom w:val="0"/>
      <w:divBdr>
        <w:top w:val="none" w:sz="0" w:space="0" w:color="auto"/>
        <w:left w:val="none" w:sz="0" w:space="0" w:color="auto"/>
        <w:bottom w:val="none" w:sz="0" w:space="0" w:color="auto"/>
        <w:right w:val="none" w:sz="0" w:space="0" w:color="auto"/>
      </w:divBdr>
    </w:div>
    <w:div w:id="1246568924">
      <w:bodyDiv w:val="1"/>
      <w:marLeft w:val="0"/>
      <w:marRight w:val="0"/>
      <w:marTop w:val="0"/>
      <w:marBottom w:val="0"/>
      <w:divBdr>
        <w:top w:val="none" w:sz="0" w:space="0" w:color="auto"/>
        <w:left w:val="none" w:sz="0" w:space="0" w:color="auto"/>
        <w:bottom w:val="none" w:sz="0" w:space="0" w:color="auto"/>
        <w:right w:val="none" w:sz="0" w:space="0" w:color="auto"/>
      </w:divBdr>
    </w:div>
    <w:div w:id="1250654215">
      <w:bodyDiv w:val="1"/>
      <w:marLeft w:val="0"/>
      <w:marRight w:val="0"/>
      <w:marTop w:val="0"/>
      <w:marBottom w:val="0"/>
      <w:divBdr>
        <w:top w:val="none" w:sz="0" w:space="0" w:color="auto"/>
        <w:left w:val="none" w:sz="0" w:space="0" w:color="auto"/>
        <w:bottom w:val="none" w:sz="0" w:space="0" w:color="auto"/>
        <w:right w:val="none" w:sz="0" w:space="0" w:color="auto"/>
      </w:divBdr>
    </w:div>
    <w:div w:id="1252661418">
      <w:bodyDiv w:val="1"/>
      <w:marLeft w:val="0"/>
      <w:marRight w:val="0"/>
      <w:marTop w:val="0"/>
      <w:marBottom w:val="0"/>
      <w:divBdr>
        <w:top w:val="none" w:sz="0" w:space="0" w:color="auto"/>
        <w:left w:val="none" w:sz="0" w:space="0" w:color="auto"/>
        <w:bottom w:val="none" w:sz="0" w:space="0" w:color="auto"/>
        <w:right w:val="none" w:sz="0" w:space="0" w:color="auto"/>
      </w:divBdr>
    </w:div>
    <w:div w:id="1252936794">
      <w:bodyDiv w:val="1"/>
      <w:marLeft w:val="0"/>
      <w:marRight w:val="0"/>
      <w:marTop w:val="0"/>
      <w:marBottom w:val="0"/>
      <w:divBdr>
        <w:top w:val="none" w:sz="0" w:space="0" w:color="auto"/>
        <w:left w:val="none" w:sz="0" w:space="0" w:color="auto"/>
        <w:bottom w:val="none" w:sz="0" w:space="0" w:color="auto"/>
        <w:right w:val="none" w:sz="0" w:space="0" w:color="auto"/>
      </w:divBdr>
    </w:div>
    <w:div w:id="1254169274">
      <w:bodyDiv w:val="1"/>
      <w:marLeft w:val="0"/>
      <w:marRight w:val="0"/>
      <w:marTop w:val="0"/>
      <w:marBottom w:val="0"/>
      <w:divBdr>
        <w:top w:val="none" w:sz="0" w:space="0" w:color="auto"/>
        <w:left w:val="none" w:sz="0" w:space="0" w:color="auto"/>
        <w:bottom w:val="none" w:sz="0" w:space="0" w:color="auto"/>
        <w:right w:val="none" w:sz="0" w:space="0" w:color="auto"/>
      </w:divBdr>
      <w:divsChild>
        <w:div w:id="1205408307">
          <w:marLeft w:val="360"/>
          <w:marRight w:val="0"/>
          <w:marTop w:val="360"/>
          <w:marBottom w:val="0"/>
          <w:divBdr>
            <w:top w:val="none" w:sz="0" w:space="0" w:color="auto"/>
            <w:left w:val="none" w:sz="0" w:space="0" w:color="auto"/>
            <w:bottom w:val="none" w:sz="0" w:space="0" w:color="auto"/>
            <w:right w:val="none" w:sz="0" w:space="0" w:color="auto"/>
          </w:divBdr>
        </w:div>
      </w:divsChild>
    </w:div>
    <w:div w:id="1255283589">
      <w:bodyDiv w:val="1"/>
      <w:marLeft w:val="0"/>
      <w:marRight w:val="0"/>
      <w:marTop w:val="0"/>
      <w:marBottom w:val="0"/>
      <w:divBdr>
        <w:top w:val="none" w:sz="0" w:space="0" w:color="auto"/>
        <w:left w:val="none" w:sz="0" w:space="0" w:color="auto"/>
        <w:bottom w:val="none" w:sz="0" w:space="0" w:color="auto"/>
        <w:right w:val="none" w:sz="0" w:space="0" w:color="auto"/>
      </w:divBdr>
      <w:divsChild>
        <w:div w:id="299119651">
          <w:marLeft w:val="0"/>
          <w:marRight w:val="0"/>
          <w:marTop w:val="0"/>
          <w:marBottom w:val="0"/>
          <w:divBdr>
            <w:top w:val="none" w:sz="0" w:space="0" w:color="auto"/>
            <w:left w:val="none" w:sz="0" w:space="0" w:color="auto"/>
            <w:bottom w:val="none" w:sz="0" w:space="0" w:color="auto"/>
            <w:right w:val="none" w:sz="0" w:space="0" w:color="auto"/>
          </w:divBdr>
          <w:divsChild>
            <w:div w:id="110272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556376">
      <w:bodyDiv w:val="1"/>
      <w:marLeft w:val="0"/>
      <w:marRight w:val="0"/>
      <w:marTop w:val="0"/>
      <w:marBottom w:val="0"/>
      <w:divBdr>
        <w:top w:val="none" w:sz="0" w:space="0" w:color="auto"/>
        <w:left w:val="none" w:sz="0" w:space="0" w:color="auto"/>
        <w:bottom w:val="none" w:sz="0" w:space="0" w:color="auto"/>
        <w:right w:val="none" w:sz="0" w:space="0" w:color="auto"/>
      </w:divBdr>
      <w:divsChild>
        <w:div w:id="467405616">
          <w:marLeft w:val="0"/>
          <w:marRight w:val="0"/>
          <w:marTop w:val="0"/>
          <w:marBottom w:val="0"/>
          <w:divBdr>
            <w:top w:val="none" w:sz="0" w:space="0" w:color="auto"/>
            <w:left w:val="none" w:sz="0" w:space="0" w:color="auto"/>
            <w:bottom w:val="none" w:sz="0" w:space="0" w:color="auto"/>
            <w:right w:val="none" w:sz="0" w:space="0" w:color="auto"/>
          </w:divBdr>
          <w:divsChild>
            <w:div w:id="1889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399221">
      <w:bodyDiv w:val="1"/>
      <w:marLeft w:val="0"/>
      <w:marRight w:val="0"/>
      <w:marTop w:val="0"/>
      <w:marBottom w:val="0"/>
      <w:divBdr>
        <w:top w:val="none" w:sz="0" w:space="0" w:color="auto"/>
        <w:left w:val="none" w:sz="0" w:space="0" w:color="auto"/>
        <w:bottom w:val="none" w:sz="0" w:space="0" w:color="auto"/>
        <w:right w:val="none" w:sz="0" w:space="0" w:color="auto"/>
      </w:divBdr>
    </w:div>
    <w:div w:id="1258558270">
      <w:bodyDiv w:val="1"/>
      <w:marLeft w:val="0"/>
      <w:marRight w:val="0"/>
      <w:marTop w:val="0"/>
      <w:marBottom w:val="0"/>
      <w:divBdr>
        <w:top w:val="none" w:sz="0" w:space="0" w:color="auto"/>
        <w:left w:val="none" w:sz="0" w:space="0" w:color="auto"/>
        <w:bottom w:val="none" w:sz="0" w:space="0" w:color="auto"/>
        <w:right w:val="none" w:sz="0" w:space="0" w:color="auto"/>
      </w:divBdr>
      <w:divsChild>
        <w:div w:id="1233393274">
          <w:marLeft w:val="0"/>
          <w:marRight w:val="0"/>
          <w:marTop w:val="0"/>
          <w:marBottom w:val="0"/>
          <w:divBdr>
            <w:top w:val="none" w:sz="0" w:space="0" w:color="auto"/>
            <w:left w:val="none" w:sz="0" w:space="0" w:color="auto"/>
            <w:bottom w:val="none" w:sz="0" w:space="0" w:color="auto"/>
            <w:right w:val="none" w:sz="0" w:space="0" w:color="auto"/>
          </w:divBdr>
          <w:divsChild>
            <w:div w:id="1393428029">
              <w:marLeft w:val="0"/>
              <w:marRight w:val="0"/>
              <w:marTop w:val="0"/>
              <w:marBottom w:val="0"/>
              <w:divBdr>
                <w:top w:val="none" w:sz="0" w:space="0" w:color="auto"/>
                <w:left w:val="none" w:sz="0" w:space="0" w:color="auto"/>
                <w:bottom w:val="none" w:sz="0" w:space="0" w:color="auto"/>
                <w:right w:val="none" w:sz="0" w:space="0" w:color="auto"/>
              </w:divBdr>
            </w:div>
            <w:div w:id="1925868955">
              <w:marLeft w:val="0"/>
              <w:marRight w:val="0"/>
              <w:marTop w:val="0"/>
              <w:marBottom w:val="0"/>
              <w:divBdr>
                <w:top w:val="none" w:sz="0" w:space="0" w:color="auto"/>
                <w:left w:val="none" w:sz="0" w:space="0" w:color="auto"/>
                <w:bottom w:val="none" w:sz="0" w:space="0" w:color="auto"/>
                <w:right w:val="none" w:sz="0" w:space="0" w:color="auto"/>
              </w:divBdr>
            </w:div>
            <w:div w:id="196865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875511">
      <w:bodyDiv w:val="1"/>
      <w:marLeft w:val="0"/>
      <w:marRight w:val="0"/>
      <w:marTop w:val="0"/>
      <w:marBottom w:val="0"/>
      <w:divBdr>
        <w:top w:val="none" w:sz="0" w:space="0" w:color="auto"/>
        <w:left w:val="none" w:sz="0" w:space="0" w:color="auto"/>
        <w:bottom w:val="none" w:sz="0" w:space="0" w:color="auto"/>
        <w:right w:val="none" w:sz="0" w:space="0" w:color="auto"/>
      </w:divBdr>
    </w:div>
    <w:div w:id="1262450966">
      <w:bodyDiv w:val="1"/>
      <w:marLeft w:val="0"/>
      <w:marRight w:val="0"/>
      <w:marTop w:val="0"/>
      <w:marBottom w:val="0"/>
      <w:divBdr>
        <w:top w:val="none" w:sz="0" w:space="0" w:color="auto"/>
        <w:left w:val="none" w:sz="0" w:space="0" w:color="auto"/>
        <w:bottom w:val="none" w:sz="0" w:space="0" w:color="auto"/>
        <w:right w:val="none" w:sz="0" w:space="0" w:color="auto"/>
      </w:divBdr>
      <w:divsChild>
        <w:div w:id="185217039">
          <w:marLeft w:val="0"/>
          <w:marRight w:val="0"/>
          <w:marTop w:val="0"/>
          <w:marBottom w:val="0"/>
          <w:divBdr>
            <w:top w:val="none" w:sz="0" w:space="0" w:color="auto"/>
            <w:left w:val="none" w:sz="0" w:space="0" w:color="auto"/>
            <w:bottom w:val="none" w:sz="0" w:space="0" w:color="auto"/>
            <w:right w:val="none" w:sz="0" w:space="0" w:color="auto"/>
          </w:divBdr>
          <w:divsChild>
            <w:div w:id="137600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37755">
      <w:bodyDiv w:val="1"/>
      <w:marLeft w:val="0"/>
      <w:marRight w:val="0"/>
      <w:marTop w:val="0"/>
      <w:marBottom w:val="0"/>
      <w:divBdr>
        <w:top w:val="none" w:sz="0" w:space="0" w:color="auto"/>
        <w:left w:val="none" w:sz="0" w:space="0" w:color="auto"/>
        <w:bottom w:val="none" w:sz="0" w:space="0" w:color="auto"/>
        <w:right w:val="none" w:sz="0" w:space="0" w:color="auto"/>
      </w:divBdr>
    </w:div>
    <w:div w:id="1266840899">
      <w:bodyDiv w:val="1"/>
      <w:marLeft w:val="0"/>
      <w:marRight w:val="0"/>
      <w:marTop w:val="0"/>
      <w:marBottom w:val="0"/>
      <w:divBdr>
        <w:top w:val="none" w:sz="0" w:space="0" w:color="auto"/>
        <w:left w:val="none" w:sz="0" w:space="0" w:color="auto"/>
        <w:bottom w:val="none" w:sz="0" w:space="0" w:color="auto"/>
        <w:right w:val="none" w:sz="0" w:space="0" w:color="auto"/>
      </w:divBdr>
    </w:div>
    <w:div w:id="1268076836">
      <w:bodyDiv w:val="1"/>
      <w:marLeft w:val="0"/>
      <w:marRight w:val="0"/>
      <w:marTop w:val="0"/>
      <w:marBottom w:val="0"/>
      <w:divBdr>
        <w:top w:val="none" w:sz="0" w:space="0" w:color="auto"/>
        <w:left w:val="none" w:sz="0" w:space="0" w:color="auto"/>
        <w:bottom w:val="none" w:sz="0" w:space="0" w:color="auto"/>
        <w:right w:val="none" w:sz="0" w:space="0" w:color="auto"/>
      </w:divBdr>
    </w:div>
    <w:div w:id="1268389312">
      <w:bodyDiv w:val="1"/>
      <w:marLeft w:val="0"/>
      <w:marRight w:val="0"/>
      <w:marTop w:val="0"/>
      <w:marBottom w:val="0"/>
      <w:divBdr>
        <w:top w:val="none" w:sz="0" w:space="0" w:color="auto"/>
        <w:left w:val="none" w:sz="0" w:space="0" w:color="auto"/>
        <w:bottom w:val="none" w:sz="0" w:space="0" w:color="auto"/>
        <w:right w:val="none" w:sz="0" w:space="0" w:color="auto"/>
      </w:divBdr>
    </w:div>
    <w:div w:id="1268731045">
      <w:bodyDiv w:val="1"/>
      <w:marLeft w:val="0"/>
      <w:marRight w:val="0"/>
      <w:marTop w:val="0"/>
      <w:marBottom w:val="0"/>
      <w:divBdr>
        <w:top w:val="none" w:sz="0" w:space="0" w:color="auto"/>
        <w:left w:val="none" w:sz="0" w:space="0" w:color="auto"/>
        <w:bottom w:val="none" w:sz="0" w:space="0" w:color="auto"/>
        <w:right w:val="none" w:sz="0" w:space="0" w:color="auto"/>
      </w:divBdr>
      <w:divsChild>
        <w:div w:id="1267889612">
          <w:marLeft w:val="0"/>
          <w:marRight w:val="0"/>
          <w:marTop w:val="0"/>
          <w:marBottom w:val="0"/>
          <w:divBdr>
            <w:top w:val="none" w:sz="0" w:space="0" w:color="auto"/>
            <w:left w:val="none" w:sz="0" w:space="0" w:color="auto"/>
            <w:bottom w:val="none" w:sz="0" w:space="0" w:color="auto"/>
            <w:right w:val="none" w:sz="0" w:space="0" w:color="auto"/>
          </w:divBdr>
          <w:divsChild>
            <w:div w:id="2375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249606">
      <w:bodyDiv w:val="1"/>
      <w:marLeft w:val="0"/>
      <w:marRight w:val="0"/>
      <w:marTop w:val="0"/>
      <w:marBottom w:val="0"/>
      <w:divBdr>
        <w:top w:val="none" w:sz="0" w:space="0" w:color="auto"/>
        <w:left w:val="none" w:sz="0" w:space="0" w:color="auto"/>
        <w:bottom w:val="none" w:sz="0" w:space="0" w:color="auto"/>
        <w:right w:val="none" w:sz="0" w:space="0" w:color="auto"/>
      </w:divBdr>
    </w:div>
    <w:div w:id="1279875280">
      <w:bodyDiv w:val="1"/>
      <w:marLeft w:val="0"/>
      <w:marRight w:val="0"/>
      <w:marTop w:val="0"/>
      <w:marBottom w:val="0"/>
      <w:divBdr>
        <w:top w:val="none" w:sz="0" w:space="0" w:color="auto"/>
        <w:left w:val="none" w:sz="0" w:space="0" w:color="auto"/>
        <w:bottom w:val="none" w:sz="0" w:space="0" w:color="auto"/>
        <w:right w:val="none" w:sz="0" w:space="0" w:color="auto"/>
      </w:divBdr>
    </w:div>
    <w:div w:id="1282106245">
      <w:bodyDiv w:val="1"/>
      <w:marLeft w:val="0"/>
      <w:marRight w:val="0"/>
      <w:marTop w:val="0"/>
      <w:marBottom w:val="0"/>
      <w:divBdr>
        <w:top w:val="none" w:sz="0" w:space="0" w:color="auto"/>
        <w:left w:val="none" w:sz="0" w:space="0" w:color="auto"/>
        <w:bottom w:val="none" w:sz="0" w:space="0" w:color="auto"/>
        <w:right w:val="none" w:sz="0" w:space="0" w:color="auto"/>
      </w:divBdr>
    </w:div>
    <w:div w:id="1282882146">
      <w:bodyDiv w:val="1"/>
      <w:marLeft w:val="0"/>
      <w:marRight w:val="0"/>
      <w:marTop w:val="0"/>
      <w:marBottom w:val="0"/>
      <w:divBdr>
        <w:top w:val="none" w:sz="0" w:space="0" w:color="auto"/>
        <w:left w:val="none" w:sz="0" w:space="0" w:color="auto"/>
        <w:bottom w:val="none" w:sz="0" w:space="0" w:color="auto"/>
        <w:right w:val="none" w:sz="0" w:space="0" w:color="auto"/>
      </w:divBdr>
    </w:div>
    <w:div w:id="1283263474">
      <w:bodyDiv w:val="1"/>
      <w:marLeft w:val="0"/>
      <w:marRight w:val="0"/>
      <w:marTop w:val="0"/>
      <w:marBottom w:val="0"/>
      <w:divBdr>
        <w:top w:val="none" w:sz="0" w:space="0" w:color="auto"/>
        <w:left w:val="none" w:sz="0" w:space="0" w:color="auto"/>
        <w:bottom w:val="none" w:sz="0" w:space="0" w:color="auto"/>
        <w:right w:val="none" w:sz="0" w:space="0" w:color="auto"/>
      </w:divBdr>
    </w:div>
    <w:div w:id="1286080326">
      <w:bodyDiv w:val="1"/>
      <w:marLeft w:val="0"/>
      <w:marRight w:val="0"/>
      <w:marTop w:val="0"/>
      <w:marBottom w:val="0"/>
      <w:divBdr>
        <w:top w:val="none" w:sz="0" w:space="0" w:color="auto"/>
        <w:left w:val="none" w:sz="0" w:space="0" w:color="auto"/>
        <w:bottom w:val="none" w:sz="0" w:space="0" w:color="auto"/>
        <w:right w:val="none" w:sz="0" w:space="0" w:color="auto"/>
      </w:divBdr>
    </w:div>
    <w:div w:id="1290555140">
      <w:bodyDiv w:val="1"/>
      <w:marLeft w:val="0"/>
      <w:marRight w:val="0"/>
      <w:marTop w:val="0"/>
      <w:marBottom w:val="0"/>
      <w:divBdr>
        <w:top w:val="none" w:sz="0" w:space="0" w:color="auto"/>
        <w:left w:val="none" w:sz="0" w:space="0" w:color="auto"/>
        <w:bottom w:val="none" w:sz="0" w:space="0" w:color="auto"/>
        <w:right w:val="none" w:sz="0" w:space="0" w:color="auto"/>
      </w:divBdr>
    </w:div>
    <w:div w:id="1302494794">
      <w:bodyDiv w:val="1"/>
      <w:marLeft w:val="0"/>
      <w:marRight w:val="0"/>
      <w:marTop w:val="0"/>
      <w:marBottom w:val="0"/>
      <w:divBdr>
        <w:top w:val="none" w:sz="0" w:space="0" w:color="auto"/>
        <w:left w:val="none" w:sz="0" w:space="0" w:color="auto"/>
        <w:bottom w:val="none" w:sz="0" w:space="0" w:color="auto"/>
        <w:right w:val="none" w:sz="0" w:space="0" w:color="auto"/>
      </w:divBdr>
    </w:div>
    <w:div w:id="1303579256">
      <w:bodyDiv w:val="1"/>
      <w:marLeft w:val="0"/>
      <w:marRight w:val="0"/>
      <w:marTop w:val="0"/>
      <w:marBottom w:val="0"/>
      <w:divBdr>
        <w:top w:val="none" w:sz="0" w:space="0" w:color="auto"/>
        <w:left w:val="none" w:sz="0" w:space="0" w:color="auto"/>
        <w:bottom w:val="none" w:sz="0" w:space="0" w:color="auto"/>
        <w:right w:val="none" w:sz="0" w:space="0" w:color="auto"/>
      </w:divBdr>
      <w:divsChild>
        <w:div w:id="1337921439">
          <w:marLeft w:val="0"/>
          <w:marRight w:val="0"/>
          <w:marTop w:val="0"/>
          <w:marBottom w:val="0"/>
          <w:divBdr>
            <w:top w:val="none" w:sz="0" w:space="0" w:color="auto"/>
            <w:left w:val="none" w:sz="0" w:space="0" w:color="auto"/>
            <w:bottom w:val="none" w:sz="0" w:space="0" w:color="auto"/>
            <w:right w:val="none" w:sz="0" w:space="0" w:color="auto"/>
          </w:divBdr>
          <w:divsChild>
            <w:div w:id="188034075">
              <w:marLeft w:val="0"/>
              <w:marRight w:val="0"/>
              <w:marTop w:val="0"/>
              <w:marBottom w:val="0"/>
              <w:divBdr>
                <w:top w:val="none" w:sz="0" w:space="0" w:color="auto"/>
                <w:left w:val="none" w:sz="0" w:space="0" w:color="auto"/>
                <w:bottom w:val="none" w:sz="0" w:space="0" w:color="auto"/>
                <w:right w:val="none" w:sz="0" w:space="0" w:color="auto"/>
              </w:divBdr>
            </w:div>
            <w:div w:id="311064651">
              <w:marLeft w:val="0"/>
              <w:marRight w:val="0"/>
              <w:marTop w:val="0"/>
              <w:marBottom w:val="0"/>
              <w:divBdr>
                <w:top w:val="none" w:sz="0" w:space="0" w:color="auto"/>
                <w:left w:val="none" w:sz="0" w:space="0" w:color="auto"/>
                <w:bottom w:val="none" w:sz="0" w:space="0" w:color="auto"/>
                <w:right w:val="none" w:sz="0" w:space="0" w:color="auto"/>
              </w:divBdr>
            </w:div>
            <w:div w:id="323167888">
              <w:marLeft w:val="0"/>
              <w:marRight w:val="0"/>
              <w:marTop w:val="0"/>
              <w:marBottom w:val="0"/>
              <w:divBdr>
                <w:top w:val="none" w:sz="0" w:space="0" w:color="auto"/>
                <w:left w:val="none" w:sz="0" w:space="0" w:color="auto"/>
                <w:bottom w:val="none" w:sz="0" w:space="0" w:color="auto"/>
                <w:right w:val="none" w:sz="0" w:space="0" w:color="auto"/>
              </w:divBdr>
            </w:div>
            <w:div w:id="540363351">
              <w:marLeft w:val="0"/>
              <w:marRight w:val="0"/>
              <w:marTop w:val="0"/>
              <w:marBottom w:val="0"/>
              <w:divBdr>
                <w:top w:val="none" w:sz="0" w:space="0" w:color="auto"/>
                <w:left w:val="none" w:sz="0" w:space="0" w:color="auto"/>
                <w:bottom w:val="none" w:sz="0" w:space="0" w:color="auto"/>
                <w:right w:val="none" w:sz="0" w:space="0" w:color="auto"/>
              </w:divBdr>
            </w:div>
            <w:div w:id="643856459">
              <w:marLeft w:val="0"/>
              <w:marRight w:val="0"/>
              <w:marTop w:val="0"/>
              <w:marBottom w:val="0"/>
              <w:divBdr>
                <w:top w:val="none" w:sz="0" w:space="0" w:color="auto"/>
                <w:left w:val="none" w:sz="0" w:space="0" w:color="auto"/>
                <w:bottom w:val="none" w:sz="0" w:space="0" w:color="auto"/>
                <w:right w:val="none" w:sz="0" w:space="0" w:color="auto"/>
              </w:divBdr>
            </w:div>
            <w:div w:id="650865893">
              <w:marLeft w:val="0"/>
              <w:marRight w:val="0"/>
              <w:marTop w:val="0"/>
              <w:marBottom w:val="0"/>
              <w:divBdr>
                <w:top w:val="none" w:sz="0" w:space="0" w:color="auto"/>
                <w:left w:val="none" w:sz="0" w:space="0" w:color="auto"/>
                <w:bottom w:val="none" w:sz="0" w:space="0" w:color="auto"/>
                <w:right w:val="none" w:sz="0" w:space="0" w:color="auto"/>
              </w:divBdr>
            </w:div>
            <w:div w:id="1721172544">
              <w:marLeft w:val="0"/>
              <w:marRight w:val="0"/>
              <w:marTop w:val="0"/>
              <w:marBottom w:val="0"/>
              <w:divBdr>
                <w:top w:val="none" w:sz="0" w:space="0" w:color="auto"/>
                <w:left w:val="none" w:sz="0" w:space="0" w:color="auto"/>
                <w:bottom w:val="none" w:sz="0" w:space="0" w:color="auto"/>
                <w:right w:val="none" w:sz="0" w:space="0" w:color="auto"/>
              </w:divBdr>
            </w:div>
            <w:div w:id="2040548564">
              <w:marLeft w:val="0"/>
              <w:marRight w:val="0"/>
              <w:marTop w:val="0"/>
              <w:marBottom w:val="0"/>
              <w:divBdr>
                <w:top w:val="none" w:sz="0" w:space="0" w:color="auto"/>
                <w:left w:val="none" w:sz="0" w:space="0" w:color="auto"/>
                <w:bottom w:val="none" w:sz="0" w:space="0" w:color="auto"/>
                <w:right w:val="none" w:sz="0" w:space="0" w:color="auto"/>
              </w:divBdr>
            </w:div>
            <w:div w:id="212155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694545">
      <w:bodyDiv w:val="1"/>
      <w:marLeft w:val="0"/>
      <w:marRight w:val="0"/>
      <w:marTop w:val="0"/>
      <w:marBottom w:val="0"/>
      <w:divBdr>
        <w:top w:val="none" w:sz="0" w:space="0" w:color="auto"/>
        <w:left w:val="none" w:sz="0" w:space="0" w:color="auto"/>
        <w:bottom w:val="none" w:sz="0" w:space="0" w:color="auto"/>
        <w:right w:val="none" w:sz="0" w:space="0" w:color="auto"/>
      </w:divBdr>
      <w:divsChild>
        <w:div w:id="315496505">
          <w:marLeft w:val="0"/>
          <w:marRight w:val="0"/>
          <w:marTop w:val="0"/>
          <w:marBottom w:val="0"/>
          <w:divBdr>
            <w:top w:val="none" w:sz="0" w:space="0" w:color="auto"/>
            <w:left w:val="none" w:sz="0" w:space="0" w:color="auto"/>
            <w:bottom w:val="none" w:sz="0" w:space="0" w:color="auto"/>
            <w:right w:val="none" w:sz="0" w:space="0" w:color="auto"/>
          </w:divBdr>
          <w:divsChild>
            <w:div w:id="38183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2731">
      <w:bodyDiv w:val="1"/>
      <w:marLeft w:val="0"/>
      <w:marRight w:val="0"/>
      <w:marTop w:val="0"/>
      <w:marBottom w:val="0"/>
      <w:divBdr>
        <w:top w:val="none" w:sz="0" w:space="0" w:color="auto"/>
        <w:left w:val="none" w:sz="0" w:space="0" w:color="auto"/>
        <w:bottom w:val="none" w:sz="0" w:space="0" w:color="auto"/>
        <w:right w:val="none" w:sz="0" w:space="0" w:color="auto"/>
      </w:divBdr>
    </w:div>
    <w:div w:id="1317488708">
      <w:bodyDiv w:val="1"/>
      <w:marLeft w:val="0"/>
      <w:marRight w:val="0"/>
      <w:marTop w:val="0"/>
      <w:marBottom w:val="0"/>
      <w:divBdr>
        <w:top w:val="none" w:sz="0" w:space="0" w:color="auto"/>
        <w:left w:val="none" w:sz="0" w:space="0" w:color="auto"/>
        <w:bottom w:val="none" w:sz="0" w:space="0" w:color="auto"/>
        <w:right w:val="none" w:sz="0" w:space="0" w:color="auto"/>
      </w:divBdr>
    </w:div>
    <w:div w:id="1317996987">
      <w:bodyDiv w:val="1"/>
      <w:marLeft w:val="0"/>
      <w:marRight w:val="0"/>
      <w:marTop w:val="0"/>
      <w:marBottom w:val="0"/>
      <w:divBdr>
        <w:top w:val="none" w:sz="0" w:space="0" w:color="auto"/>
        <w:left w:val="none" w:sz="0" w:space="0" w:color="auto"/>
        <w:bottom w:val="none" w:sz="0" w:space="0" w:color="auto"/>
        <w:right w:val="none" w:sz="0" w:space="0" w:color="auto"/>
      </w:divBdr>
      <w:divsChild>
        <w:div w:id="1922791738">
          <w:marLeft w:val="0"/>
          <w:marRight w:val="0"/>
          <w:marTop w:val="0"/>
          <w:marBottom w:val="0"/>
          <w:divBdr>
            <w:top w:val="none" w:sz="0" w:space="0" w:color="auto"/>
            <w:left w:val="none" w:sz="0" w:space="0" w:color="auto"/>
            <w:bottom w:val="none" w:sz="0" w:space="0" w:color="auto"/>
            <w:right w:val="none" w:sz="0" w:space="0" w:color="auto"/>
          </w:divBdr>
        </w:div>
      </w:divsChild>
    </w:div>
    <w:div w:id="1320187665">
      <w:bodyDiv w:val="1"/>
      <w:marLeft w:val="0"/>
      <w:marRight w:val="0"/>
      <w:marTop w:val="0"/>
      <w:marBottom w:val="0"/>
      <w:divBdr>
        <w:top w:val="none" w:sz="0" w:space="0" w:color="auto"/>
        <w:left w:val="none" w:sz="0" w:space="0" w:color="auto"/>
        <w:bottom w:val="none" w:sz="0" w:space="0" w:color="auto"/>
        <w:right w:val="none" w:sz="0" w:space="0" w:color="auto"/>
      </w:divBdr>
    </w:div>
    <w:div w:id="1325474164">
      <w:bodyDiv w:val="1"/>
      <w:marLeft w:val="0"/>
      <w:marRight w:val="0"/>
      <w:marTop w:val="0"/>
      <w:marBottom w:val="0"/>
      <w:divBdr>
        <w:top w:val="none" w:sz="0" w:space="0" w:color="auto"/>
        <w:left w:val="none" w:sz="0" w:space="0" w:color="auto"/>
        <w:bottom w:val="none" w:sz="0" w:space="0" w:color="auto"/>
        <w:right w:val="none" w:sz="0" w:space="0" w:color="auto"/>
      </w:divBdr>
    </w:div>
    <w:div w:id="1331248709">
      <w:bodyDiv w:val="1"/>
      <w:marLeft w:val="0"/>
      <w:marRight w:val="0"/>
      <w:marTop w:val="0"/>
      <w:marBottom w:val="0"/>
      <w:divBdr>
        <w:top w:val="none" w:sz="0" w:space="0" w:color="auto"/>
        <w:left w:val="none" w:sz="0" w:space="0" w:color="auto"/>
        <w:bottom w:val="none" w:sz="0" w:space="0" w:color="auto"/>
        <w:right w:val="none" w:sz="0" w:space="0" w:color="auto"/>
      </w:divBdr>
    </w:div>
    <w:div w:id="1334918666">
      <w:bodyDiv w:val="1"/>
      <w:marLeft w:val="0"/>
      <w:marRight w:val="0"/>
      <w:marTop w:val="0"/>
      <w:marBottom w:val="0"/>
      <w:divBdr>
        <w:top w:val="none" w:sz="0" w:space="0" w:color="auto"/>
        <w:left w:val="none" w:sz="0" w:space="0" w:color="auto"/>
        <w:bottom w:val="none" w:sz="0" w:space="0" w:color="auto"/>
        <w:right w:val="none" w:sz="0" w:space="0" w:color="auto"/>
      </w:divBdr>
      <w:divsChild>
        <w:div w:id="1133863988">
          <w:marLeft w:val="0"/>
          <w:marRight w:val="0"/>
          <w:marTop w:val="0"/>
          <w:marBottom w:val="0"/>
          <w:divBdr>
            <w:top w:val="none" w:sz="0" w:space="0" w:color="auto"/>
            <w:left w:val="none" w:sz="0" w:space="0" w:color="auto"/>
            <w:bottom w:val="none" w:sz="0" w:space="0" w:color="auto"/>
            <w:right w:val="none" w:sz="0" w:space="0" w:color="auto"/>
          </w:divBdr>
          <w:divsChild>
            <w:div w:id="211116227">
              <w:marLeft w:val="0"/>
              <w:marRight w:val="0"/>
              <w:marTop w:val="0"/>
              <w:marBottom w:val="0"/>
              <w:divBdr>
                <w:top w:val="none" w:sz="0" w:space="0" w:color="auto"/>
                <w:left w:val="none" w:sz="0" w:space="0" w:color="auto"/>
                <w:bottom w:val="none" w:sz="0" w:space="0" w:color="auto"/>
                <w:right w:val="none" w:sz="0" w:space="0" w:color="auto"/>
              </w:divBdr>
            </w:div>
            <w:div w:id="810949075">
              <w:marLeft w:val="0"/>
              <w:marRight w:val="0"/>
              <w:marTop w:val="0"/>
              <w:marBottom w:val="0"/>
              <w:divBdr>
                <w:top w:val="none" w:sz="0" w:space="0" w:color="auto"/>
                <w:left w:val="none" w:sz="0" w:space="0" w:color="auto"/>
                <w:bottom w:val="none" w:sz="0" w:space="0" w:color="auto"/>
                <w:right w:val="none" w:sz="0" w:space="0" w:color="auto"/>
              </w:divBdr>
            </w:div>
            <w:div w:id="101824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113422">
      <w:bodyDiv w:val="1"/>
      <w:marLeft w:val="0"/>
      <w:marRight w:val="0"/>
      <w:marTop w:val="0"/>
      <w:marBottom w:val="0"/>
      <w:divBdr>
        <w:top w:val="none" w:sz="0" w:space="0" w:color="auto"/>
        <w:left w:val="none" w:sz="0" w:space="0" w:color="auto"/>
        <w:bottom w:val="none" w:sz="0" w:space="0" w:color="auto"/>
        <w:right w:val="none" w:sz="0" w:space="0" w:color="auto"/>
      </w:divBdr>
      <w:divsChild>
        <w:div w:id="1262569706">
          <w:marLeft w:val="0"/>
          <w:marRight w:val="0"/>
          <w:marTop w:val="0"/>
          <w:marBottom w:val="0"/>
          <w:divBdr>
            <w:top w:val="none" w:sz="0" w:space="0" w:color="auto"/>
            <w:left w:val="none" w:sz="0" w:space="0" w:color="auto"/>
            <w:bottom w:val="none" w:sz="0" w:space="0" w:color="auto"/>
            <w:right w:val="none" w:sz="0" w:space="0" w:color="auto"/>
          </w:divBdr>
          <w:divsChild>
            <w:div w:id="178704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935158">
      <w:bodyDiv w:val="1"/>
      <w:marLeft w:val="0"/>
      <w:marRight w:val="0"/>
      <w:marTop w:val="0"/>
      <w:marBottom w:val="0"/>
      <w:divBdr>
        <w:top w:val="none" w:sz="0" w:space="0" w:color="auto"/>
        <w:left w:val="none" w:sz="0" w:space="0" w:color="auto"/>
        <w:bottom w:val="none" w:sz="0" w:space="0" w:color="auto"/>
        <w:right w:val="none" w:sz="0" w:space="0" w:color="auto"/>
      </w:divBdr>
      <w:divsChild>
        <w:div w:id="289171886">
          <w:marLeft w:val="0"/>
          <w:marRight w:val="0"/>
          <w:marTop w:val="0"/>
          <w:marBottom w:val="0"/>
          <w:divBdr>
            <w:top w:val="none" w:sz="0" w:space="0" w:color="auto"/>
            <w:left w:val="none" w:sz="0" w:space="0" w:color="auto"/>
            <w:bottom w:val="none" w:sz="0" w:space="0" w:color="auto"/>
            <w:right w:val="none" w:sz="0" w:space="0" w:color="auto"/>
          </w:divBdr>
          <w:divsChild>
            <w:div w:id="17392592">
              <w:marLeft w:val="0"/>
              <w:marRight w:val="0"/>
              <w:marTop w:val="0"/>
              <w:marBottom w:val="0"/>
              <w:divBdr>
                <w:top w:val="none" w:sz="0" w:space="0" w:color="auto"/>
                <w:left w:val="none" w:sz="0" w:space="0" w:color="auto"/>
                <w:bottom w:val="none" w:sz="0" w:space="0" w:color="auto"/>
                <w:right w:val="none" w:sz="0" w:space="0" w:color="auto"/>
              </w:divBdr>
            </w:div>
            <w:div w:id="39790565">
              <w:marLeft w:val="0"/>
              <w:marRight w:val="0"/>
              <w:marTop w:val="0"/>
              <w:marBottom w:val="0"/>
              <w:divBdr>
                <w:top w:val="none" w:sz="0" w:space="0" w:color="auto"/>
                <w:left w:val="none" w:sz="0" w:space="0" w:color="auto"/>
                <w:bottom w:val="none" w:sz="0" w:space="0" w:color="auto"/>
                <w:right w:val="none" w:sz="0" w:space="0" w:color="auto"/>
              </w:divBdr>
            </w:div>
            <w:div w:id="236213870">
              <w:marLeft w:val="0"/>
              <w:marRight w:val="0"/>
              <w:marTop w:val="0"/>
              <w:marBottom w:val="0"/>
              <w:divBdr>
                <w:top w:val="none" w:sz="0" w:space="0" w:color="auto"/>
                <w:left w:val="none" w:sz="0" w:space="0" w:color="auto"/>
                <w:bottom w:val="none" w:sz="0" w:space="0" w:color="auto"/>
                <w:right w:val="none" w:sz="0" w:space="0" w:color="auto"/>
              </w:divBdr>
            </w:div>
            <w:div w:id="349337134">
              <w:marLeft w:val="0"/>
              <w:marRight w:val="0"/>
              <w:marTop w:val="0"/>
              <w:marBottom w:val="0"/>
              <w:divBdr>
                <w:top w:val="none" w:sz="0" w:space="0" w:color="auto"/>
                <w:left w:val="none" w:sz="0" w:space="0" w:color="auto"/>
                <w:bottom w:val="none" w:sz="0" w:space="0" w:color="auto"/>
                <w:right w:val="none" w:sz="0" w:space="0" w:color="auto"/>
              </w:divBdr>
            </w:div>
            <w:div w:id="356470040">
              <w:marLeft w:val="0"/>
              <w:marRight w:val="0"/>
              <w:marTop w:val="0"/>
              <w:marBottom w:val="0"/>
              <w:divBdr>
                <w:top w:val="none" w:sz="0" w:space="0" w:color="auto"/>
                <w:left w:val="none" w:sz="0" w:space="0" w:color="auto"/>
                <w:bottom w:val="none" w:sz="0" w:space="0" w:color="auto"/>
                <w:right w:val="none" w:sz="0" w:space="0" w:color="auto"/>
              </w:divBdr>
            </w:div>
            <w:div w:id="454955305">
              <w:marLeft w:val="0"/>
              <w:marRight w:val="0"/>
              <w:marTop w:val="0"/>
              <w:marBottom w:val="0"/>
              <w:divBdr>
                <w:top w:val="none" w:sz="0" w:space="0" w:color="auto"/>
                <w:left w:val="none" w:sz="0" w:space="0" w:color="auto"/>
                <w:bottom w:val="none" w:sz="0" w:space="0" w:color="auto"/>
                <w:right w:val="none" w:sz="0" w:space="0" w:color="auto"/>
              </w:divBdr>
            </w:div>
            <w:div w:id="489251294">
              <w:marLeft w:val="0"/>
              <w:marRight w:val="0"/>
              <w:marTop w:val="0"/>
              <w:marBottom w:val="0"/>
              <w:divBdr>
                <w:top w:val="none" w:sz="0" w:space="0" w:color="auto"/>
                <w:left w:val="none" w:sz="0" w:space="0" w:color="auto"/>
                <w:bottom w:val="none" w:sz="0" w:space="0" w:color="auto"/>
                <w:right w:val="none" w:sz="0" w:space="0" w:color="auto"/>
              </w:divBdr>
            </w:div>
            <w:div w:id="501354587">
              <w:marLeft w:val="0"/>
              <w:marRight w:val="0"/>
              <w:marTop w:val="0"/>
              <w:marBottom w:val="0"/>
              <w:divBdr>
                <w:top w:val="none" w:sz="0" w:space="0" w:color="auto"/>
                <w:left w:val="none" w:sz="0" w:space="0" w:color="auto"/>
                <w:bottom w:val="none" w:sz="0" w:space="0" w:color="auto"/>
                <w:right w:val="none" w:sz="0" w:space="0" w:color="auto"/>
              </w:divBdr>
            </w:div>
            <w:div w:id="614562675">
              <w:marLeft w:val="0"/>
              <w:marRight w:val="0"/>
              <w:marTop w:val="0"/>
              <w:marBottom w:val="0"/>
              <w:divBdr>
                <w:top w:val="none" w:sz="0" w:space="0" w:color="auto"/>
                <w:left w:val="none" w:sz="0" w:space="0" w:color="auto"/>
                <w:bottom w:val="none" w:sz="0" w:space="0" w:color="auto"/>
                <w:right w:val="none" w:sz="0" w:space="0" w:color="auto"/>
              </w:divBdr>
            </w:div>
            <w:div w:id="713312585">
              <w:marLeft w:val="0"/>
              <w:marRight w:val="0"/>
              <w:marTop w:val="0"/>
              <w:marBottom w:val="0"/>
              <w:divBdr>
                <w:top w:val="none" w:sz="0" w:space="0" w:color="auto"/>
                <w:left w:val="none" w:sz="0" w:space="0" w:color="auto"/>
                <w:bottom w:val="none" w:sz="0" w:space="0" w:color="auto"/>
                <w:right w:val="none" w:sz="0" w:space="0" w:color="auto"/>
              </w:divBdr>
            </w:div>
            <w:div w:id="860432082">
              <w:marLeft w:val="0"/>
              <w:marRight w:val="0"/>
              <w:marTop w:val="0"/>
              <w:marBottom w:val="0"/>
              <w:divBdr>
                <w:top w:val="none" w:sz="0" w:space="0" w:color="auto"/>
                <w:left w:val="none" w:sz="0" w:space="0" w:color="auto"/>
                <w:bottom w:val="none" w:sz="0" w:space="0" w:color="auto"/>
                <w:right w:val="none" w:sz="0" w:space="0" w:color="auto"/>
              </w:divBdr>
            </w:div>
            <w:div w:id="861237567">
              <w:marLeft w:val="0"/>
              <w:marRight w:val="0"/>
              <w:marTop w:val="0"/>
              <w:marBottom w:val="0"/>
              <w:divBdr>
                <w:top w:val="none" w:sz="0" w:space="0" w:color="auto"/>
                <w:left w:val="none" w:sz="0" w:space="0" w:color="auto"/>
                <w:bottom w:val="none" w:sz="0" w:space="0" w:color="auto"/>
                <w:right w:val="none" w:sz="0" w:space="0" w:color="auto"/>
              </w:divBdr>
            </w:div>
            <w:div w:id="861670837">
              <w:marLeft w:val="0"/>
              <w:marRight w:val="0"/>
              <w:marTop w:val="0"/>
              <w:marBottom w:val="0"/>
              <w:divBdr>
                <w:top w:val="none" w:sz="0" w:space="0" w:color="auto"/>
                <w:left w:val="none" w:sz="0" w:space="0" w:color="auto"/>
                <w:bottom w:val="none" w:sz="0" w:space="0" w:color="auto"/>
                <w:right w:val="none" w:sz="0" w:space="0" w:color="auto"/>
              </w:divBdr>
            </w:div>
            <w:div w:id="865749253">
              <w:marLeft w:val="0"/>
              <w:marRight w:val="0"/>
              <w:marTop w:val="0"/>
              <w:marBottom w:val="0"/>
              <w:divBdr>
                <w:top w:val="none" w:sz="0" w:space="0" w:color="auto"/>
                <w:left w:val="none" w:sz="0" w:space="0" w:color="auto"/>
                <w:bottom w:val="none" w:sz="0" w:space="0" w:color="auto"/>
                <w:right w:val="none" w:sz="0" w:space="0" w:color="auto"/>
              </w:divBdr>
            </w:div>
            <w:div w:id="910196416">
              <w:marLeft w:val="0"/>
              <w:marRight w:val="0"/>
              <w:marTop w:val="0"/>
              <w:marBottom w:val="0"/>
              <w:divBdr>
                <w:top w:val="none" w:sz="0" w:space="0" w:color="auto"/>
                <w:left w:val="none" w:sz="0" w:space="0" w:color="auto"/>
                <w:bottom w:val="none" w:sz="0" w:space="0" w:color="auto"/>
                <w:right w:val="none" w:sz="0" w:space="0" w:color="auto"/>
              </w:divBdr>
            </w:div>
            <w:div w:id="962271347">
              <w:marLeft w:val="0"/>
              <w:marRight w:val="0"/>
              <w:marTop w:val="0"/>
              <w:marBottom w:val="0"/>
              <w:divBdr>
                <w:top w:val="none" w:sz="0" w:space="0" w:color="auto"/>
                <w:left w:val="none" w:sz="0" w:space="0" w:color="auto"/>
                <w:bottom w:val="none" w:sz="0" w:space="0" w:color="auto"/>
                <w:right w:val="none" w:sz="0" w:space="0" w:color="auto"/>
              </w:divBdr>
            </w:div>
            <w:div w:id="965239379">
              <w:marLeft w:val="0"/>
              <w:marRight w:val="0"/>
              <w:marTop w:val="0"/>
              <w:marBottom w:val="0"/>
              <w:divBdr>
                <w:top w:val="none" w:sz="0" w:space="0" w:color="auto"/>
                <w:left w:val="none" w:sz="0" w:space="0" w:color="auto"/>
                <w:bottom w:val="none" w:sz="0" w:space="0" w:color="auto"/>
                <w:right w:val="none" w:sz="0" w:space="0" w:color="auto"/>
              </w:divBdr>
            </w:div>
            <w:div w:id="1029530168">
              <w:marLeft w:val="0"/>
              <w:marRight w:val="0"/>
              <w:marTop w:val="0"/>
              <w:marBottom w:val="0"/>
              <w:divBdr>
                <w:top w:val="none" w:sz="0" w:space="0" w:color="auto"/>
                <w:left w:val="none" w:sz="0" w:space="0" w:color="auto"/>
                <w:bottom w:val="none" w:sz="0" w:space="0" w:color="auto"/>
                <w:right w:val="none" w:sz="0" w:space="0" w:color="auto"/>
              </w:divBdr>
            </w:div>
            <w:div w:id="1234583413">
              <w:marLeft w:val="0"/>
              <w:marRight w:val="0"/>
              <w:marTop w:val="0"/>
              <w:marBottom w:val="0"/>
              <w:divBdr>
                <w:top w:val="none" w:sz="0" w:space="0" w:color="auto"/>
                <w:left w:val="none" w:sz="0" w:space="0" w:color="auto"/>
                <w:bottom w:val="none" w:sz="0" w:space="0" w:color="auto"/>
                <w:right w:val="none" w:sz="0" w:space="0" w:color="auto"/>
              </w:divBdr>
            </w:div>
            <w:div w:id="1237740734">
              <w:marLeft w:val="0"/>
              <w:marRight w:val="0"/>
              <w:marTop w:val="0"/>
              <w:marBottom w:val="0"/>
              <w:divBdr>
                <w:top w:val="none" w:sz="0" w:space="0" w:color="auto"/>
                <w:left w:val="none" w:sz="0" w:space="0" w:color="auto"/>
                <w:bottom w:val="none" w:sz="0" w:space="0" w:color="auto"/>
                <w:right w:val="none" w:sz="0" w:space="0" w:color="auto"/>
              </w:divBdr>
            </w:div>
            <w:div w:id="1377580998">
              <w:marLeft w:val="0"/>
              <w:marRight w:val="0"/>
              <w:marTop w:val="0"/>
              <w:marBottom w:val="0"/>
              <w:divBdr>
                <w:top w:val="none" w:sz="0" w:space="0" w:color="auto"/>
                <w:left w:val="none" w:sz="0" w:space="0" w:color="auto"/>
                <w:bottom w:val="none" w:sz="0" w:space="0" w:color="auto"/>
                <w:right w:val="none" w:sz="0" w:space="0" w:color="auto"/>
              </w:divBdr>
            </w:div>
            <w:div w:id="1510634008">
              <w:marLeft w:val="0"/>
              <w:marRight w:val="0"/>
              <w:marTop w:val="0"/>
              <w:marBottom w:val="0"/>
              <w:divBdr>
                <w:top w:val="none" w:sz="0" w:space="0" w:color="auto"/>
                <w:left w:val="none" w:sz="0" w:space="0" w:color="auto"/>
                <w:bottom w:val="none" w:sz="0" w:space="0" w:color="auto"/>
                <w:right w:val="none" w:sz="0" w:space="0" w:color="auto"/>
              </w:divBdr>
            </w:div>
            <w:div w:id="1545361271">
              <w:marLeft w:val="0"/>
              <w:marRight w:val="0"/>
              <w:marTop w:val="0"/>
              <w:marBottom w:val="0"/>
              <w:divBdr>
                <w:top w:val="none" w:sz="0" w:space="0" w:color="auto"/>
                <w:left w:val="none" w:sz="0" w:space="0" w:color="auto"/>
                <w:bottom w:val="none" w:sz="0" w:space="0" w:color="auto"/>
                <w:right w:val="none" w:sz="0" w:space="0" w:color="auto"/>
              </w:divBdr>
            </w:div>
            <w:div w:id="1560826161">
              <w:marLeft w:val="0"/>
              <w:marRight w:val="0"/>
              <w:marTop w:val="0"/>
              <w:marBottom w:val="0"/>
              <w:divBdr>
                <w:top w:val="none" w:sz="0" w:space="0" w:color="auto"/>
                <w:left w:val="none" w:sz="0" w:space="0" w:color="auto"/>
                <w:bottom w:val="none" w:sz="0" w:space="0" w:color="auto"/>
                <w:right w:val="none" w:sz="0" w:space="0" w:color="auto"/>
              </w:divBdr>
            </w:div>
            <w:div w:id="1664360267">
              <w:marLeft w:val="0"/>
              <w:marRight w:val="0"/>
              <w:marTop w:val="0"/>
              <w:marBottom w:val="0"/>
              <w:divBdr>
                <w:top w:val="none" w:sz="0" w:space="0" w:color="auto"/>
                <w:left w:val="none" w:sz="0" w:space="0" w:color="auto"/>
                <w:bottom w:val="none" w:sz="0" w:space="0" w:color="auto"/>
                <w:right w:val="none" w:sz="0" w:space="0" w:color="auto"/>
              </w:divBdr>
            </w:div>
            <w:div w:id="1799571752">
              <w:marLeft w:val="0"/>
              <w:marRight w:val="0"/>
              <w:marTop w:val="0"/>
              <w:marBottom w:val="0"/>
              <w:divBdr>
                <w:top w:val="none" w:sz="0" w:space="0" w:color="auto"/>
                <w:left w:val="none" w:sz="0" w:space="0" w:color="auto"/>
                <w:bottom w:val="none" w:sz="0" w:space="0" w:color="auto"/>
                <w:right w:val="none" w:sz="0" w:space="0" w:color="auto"/>
              </w:divBdr>
            </w:div>
            <w:div w:id="1845584765">
              <w:marLeft w:val="0"/>
              <w:marRight w:val="0"/>
              <w:marTop w:val="0"/>
              <w:marBottom w:val="0"/>
              <w:divBdr>
                <w:top w:val="none" w:sz="0" w:space="0" w:color="auto"/>
                <w:left w:val="none" w:sz="0" w:space="0" w:color="auto"/>
                <w:bottom w:val="none" w:sz="0" w:space="0" w:color="auto"/>
                <w:right w:val="none" w:sz="0" w:space="0" w:color="auto"/>
              </w:divBdr>
            </w:div>
            <w:div w:id="1896505551">
              <w:marLeft w:val="0"/>
              <w:marRight w:val="0"/>
              <w:marTop w:val="0"/>
              <w:marBottom w:val="0"/>
              <w:divBdr>
                <w:top w:val="none" w:sz="0" w:space="0" w:color="auto"/>
                <w:left w:val="none" w:sz="0" w:space="0" w:color="auto"/>
                <w:bottom w:val="none" w:sz="0" w:space="0" w:color="auto"/>
                <w:right w:val="none" w:sz="0" w:space="0" w:color="auto"/>
              </w:divBdr>
            </w:div>
            <w:div w:id="197193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272516">
      <w:bodyDiv w:val="1"/>
      <w:marLeft w:val="0"/>
      <w:marRight w:val="0"/>
      <w:marTop w:val="0"/>
      <w:marBottom w:val="0"/>
      <w:divBdr>
        <w:top w:val="none" w:sz="0" w:space="0" w:color="auto"/>
        <w:left w:val="none" w:sz="0" w:space="0" w:color="auto"/>
        <w:bottom w:val="none" w:sz="0" w:space="0" w:color="auto"/>
        <w:right w:val="none" w:sz="0" w:space="0" w:color="auto"/>
      </w:divBdr>
    </w:div>
    <w:div w:id="1347364249">
      <w:bodyDiv w:val="1"/>
      <w:marLeft w:val="0"/>
      <w:marRight w:val="0"/>
      <w:marTop w:val="0"/>
      <w:marBottom w:val="0"/>
      <w:divBdr>
        <w:top w:val="none" w:sz="0" w:space="0" w:color="auto"/>
        <w:left w:val="none" w:sz="0" w:space="0" w:color="auto"/>
        <w:bottom w:val="none" w:sz="0" w:space="0" w:color="auto"/>
        <w:right w:val="none" w:sz="0" w:space="0" w:color="auto"/>
      </w:divBdr>
      <w:divsChild>
        <w:div w:id="1228690500">
          <w:marLeft w:val="0"/>
          <w:marRight w:val="0"/>
          <w:marTop w:val="0"/>
          <w:marBottom w:val="0"/>
          <w:divBdr>
            <w:top w:val="none" w:sz="0" w:space="0" w:color="auto"/>
            <w:left w:val="none" w:sz="0" w:space="0" w:color="auto"/>
            <w:bottom w:val="none" w:sz="0" w:space="0" w:color="auto"/>
            <w:right w:val="none" w:sz="0" w:space="0" w:color="auto"/>
          </w:divBdr>
        </w:div>
      </w:divsChild>
    </w:div>
    <w:div w:id="1351373648">
      <w:bodyDiv w:val="1"/>
      <w:marLeft w:val="0"/>
      <w:marRight w:val="0"/>
      <w:marTop w:val="0"/>
      <w:marBottom w:val="0"/>
      <w:divBdr>
        <w:top w:val="none" w:sz="0" w:space="0" w:color="auto"/>
        <w:left w:val="none" w:sz="0" w:space="0" w:color="auto"/>
        <w:bottom w:val="none" w:sz="0" w:space="0" w:color="auto"/>
        <w:right w:val="none" w:sz="0" w:space="0" w:color="auto"/>
      </w:divBdr>
    </w:div>
    <w:div w:id="1357468065">
      <w:bodyDiv w:val="1"/>
      <w:marLeft w:val="0"/>
      <w:marRight w:val="0"/>
      <w:marTop w:val="0"/>
      <w:marBottom w:val="0"/>
      <w:divBdr>
        <w:top w:val="none" w:sz="0" w:space="0" w:color="auto"/>
        <w:left w:val="none" w:sz="0" w:space="0" w:color="auto"/>
        <w:bottom w:val="none" w:sz="0" w:space="0" w:color="auto"/>
        <w:right w:val="none" w:sz="0" w:space="0" w:color="auto"/>
      </w:divBdr>
    </w:div>
    <w:div w:id="1360009516">
      <w:bodyDiv w:val="1"/>
      <w:marLeft w:val="0"/>
      <w:marRight w:val="0"/>
      <w:marTop w:val="0"/>
      <w:marBottom w:val="0"/>
      <w:divBdr>
        <w:top w:val="none" w:sz="0" w:space="0" w:color="auto"/>
        <w:left w:val="none" w:sz="0" w:space="0" w:color="auto"/>
        <w:bottom w:val="none" w:sz="0" w:space="0" w:color="auto"/>
        <w:right w:val="none" w:sz="0" w:space="0" w:color="auto"/>
      </w:divBdr>
    </w:div>
    <w:div w:id="1366449042">
      <w:bodyDiv w:val="1"/>
      <w:marLeft w:val="0"/>
      <w:marRight w:val="0"/>
      <w:marTop w:val="0"/>
      <w:marBottom w:val="0"/>
      <w:divBdr>
        <w:top w:val="none" w:sz="0" w:space="0" w:color="auto"/>
        <w:left w:val="none" w:sz="0" w:space="0" w:color="auto"/>
        <w:bottom w:val="none" w:sz="0" w:space="0" w:color="auto"/>
        <w:right w:val="none" w:sz="0" w:space="0" w:color="auto"/>
      </w:divBdr>
    </w:div>
    <w:div w:id="1368725486">
      <w:bodyDiv w:val="1"/>
      <w:marLeft w:val="0"/>
      <w:marRight w:val="0"/>
      <w:marTop w:val="0"/>
      <w:marBottom w:val="0"/>
      <w:divBdr>
        <w:top w:val="none" w:sz="0" w:space="0" w:color="auto"/>
        <w:left w:val="none" w:sz="0" w:space="0" w:color="auto"/>
        <w:bottom w:val="none" w:sz="0" w:space="0" w:color="auto"/>
        <w:right w:val="none" w:sz="0" w:space="0" w:color="auto"/>
      </w:divBdr>
    </w:div>
    <w:div w:id="1380668866">
      <w:bodyDiv w:val="1"/>
      <w:marLeft w:val="0"/>
      <w:marRight w:val="0"/>
      <w:marTop w:val="0"/>
      <w:marBottom w:val="0"/>
      <w:divBdr>
        <w:top w:val="none" w:sz="0" w:space="0" w:color="auto"/>
        <w:left w:val="none" w:sz="0" w:space="0" w:color="auto"/>
        <w:bottom w:val="none" w:sz="0" w:space="0" w:color="auto"/>
        <w:right w:val="none" w:sz="0" w:space="0" w:color="auto"/>
      </w:divBdr>
      <w:divsChild>
        <w:div w:id="149563323">
          <w:marLeft w:val="0"/>
          <w:marRight w:val="0"/>
          <w:marTop w:val="0"/>
          <w:marBottom w:val="0"/>
          <w:divBdr>
            <w:top w:val="none" w:sz="0" w:space="0" w:color="auto"/>
            <w:left w:val="none" w:sz="0" w:space="0" w:color="auto"/>
            <w:bottom w:val="none" w:sz="0" w:space="0" w:color="auto"/>
            <w:right w:val="none" w:sz="0" w:space="0" w:color="auto"/>
          </w:divBdr>
          <w:divsChild>
            <w:div w:id="1277131731">
              <w:marLeft w:val="0"/>
              <w:marRight w:val="0"/>
              <w:marTop w:val="0"/>
              <w:marBottom w:val="0"/>
              <w:divBdr>
                <w:top w:val="none" w:sz="0" w:space="0" w:color="auto"/>
                <w:left w:val="none" w:sz="0" w:space="0" w:color="auto"/>
                <w:bottom w:val="none" w:sz="0" w:space="0" w:color="auto"/>
                <w:right w:val="none" w:sz="0" w:space="0" w:color="auto"/>
              </w:divBdr>
            </w:div>
            <w:div w:id="195802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72532">
      <w:bodyDiv w:val="1"/>
      <w:marLeft w:val="0"/>
      <w:marRight w:val="0"/>
      <w:marTop w:val="0"/>
      <w:marBottom w:val="0"/>
      <w:divBdr>
        <w:top w:val="none" w:sz="0" w:space="0" w:color="auto"/>
        <w:left w:val="none" w:sz="0" w:space="0" w:color="auto"/>
        <w:bottom w:val="none" w:sz="0" w:space="0" w:color="auto"/>
        <w:right w:val="none" w:sz="0" w:space="0" w:color="auto"/>
      </w:divBdr>
    </w:div>
    <w:div w:id="1391491216">
      <w:bodyDiv w:val="1"/>
      <w:marLeft w:val="0"/>
      <w:marRight w:val="0"/>
      <w:marTop w:val="0"/>
      <w:marBottom w:val="0"/>
      <w:divBdr>
        <w:top w:val="none" w:sz="0" w:space="0" w:color="auto"/>
        <w:left w:val="none" w:sz="0" w:space="0" w:color="auto"/>
        <w:bottom w:val="none" w:sz="0" w:space="0" w:color="auto"/>
        <w:right w:val="none" w:sz="0" w:space="0" w:color="auto"/>
      </w:divBdr>
    </w:div>
    <w:div w:id="1400245544">
      <w:bodyDiv w:val="1"/>
      <w:marLeft w:val="0"/>
      <w:marRight w:val="0"/>
      <w:marTop w:val="0"/>
      <w:marBottom w:val="0"/>
      <w:divBdr>
        <w:top w:val="none" w:sz="0" w:space="0" w:color="auto"/>
        <w:left w:val="none" w:sz="0" w:space="0" w:color="auto"/>
        <w:bottom w:val="none" w:sz="0" w:space="0" w:color="auto"/>
        <w:right w:val="none" w:sz="0" w:space="0" w:color="auto"/>
      </w:divBdr>
    </w:div>
    <w:div w:id="1401320065">
      <w:bodyDiv w:val="1"/>
      <w:marLeft w:val="0"/>
      <w:marRight w:val="0"/>
      <w:marTop w:val="0"/>
      <w:marBottom w:val="0"/>
      <w:divBdr>
        <w:top w:val="none" w:sz="0" w:space="0" w:color="auto"/>
        <w:left w:val="none" w:sz="0" w:space="0" w:color="auto"/>
        <w:bottom w:val="none" w:sz="0" w:space="0" w:color="auto"/>
        <w:right w:val="none" w:sz="0" w:space="0" w:color="auto"/>
      </w:divBdr>
      <w:divsChild>
        <w:div w:id="2008359277">
          <w:marLeft w:val="0"/>
          <w:marRight w:val="0"/>
          <w:marTop w:val="0"/>
          <w:marBottom w:val="0"/>
          <w:divBdr>
            <w:top w:val="none" w:sz="0" w:space="0" w:color="auto"/>
            <w:left w:val="none" w:sz="0" w:space="0" w:color="auto"/>
            <w:bottom w:val="none" w:sz="0" w:space="0" w:color="auto"/>
            <w:right w:val="none" w:sz="0" w:space="0" w:color="auto"/>
          </w:divBdr>
          <w:divsChild>
            <w:div w:id="182111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81821">
      <w:bodyDiv w:val="1"/>
      <w:marLeft w:val="0"/>
      <w:marRight w:val="0"/>
      <w:marTop w:val="0"/>
      <w:marBottom w:val="0"/>
      <w:divBdr>
        <w:top w:val="none" w:sz="0" w:space="0" w:color="auto"/>
        <w:left w:val="none" w:sz="0" w:space="0" w:color="auto"/>
        <w:bottom w:val="none" w:sz="0" w:space="0" w:color="auto"/>
        <w:right w:val="none" w:sz="0" w:space="0" w:color="auto"/>
      </w:divBdr>
    </w:div>
    <w:div w:id="1403718403">
      <w:bodyDiv w:val="1"/>
      <w:marLeft w:val="0"/>
      <w:marRight w:val="0"/>
      <w:marTop w:val="0"/>
      <w:marBottom w:val="0"/>
      <w:divBdr>
        <w:top w:val="none" w:sz="0" w:space="0" w:color="auto"/>
        <w:left w:val="none" w:sz="0" w:space="0" w:color="auto"/>
        <w:bottom w:val="none" w:sz="0" w:space="0" w:color="auto"/>
        <w:right w:val="none" w:sz="0" w:space="0" w:color="auto"/>
      </w:divBdr>
    </w:div>
    <w:div w:id="1410038351">
      <w:bodyDiv w:val="1"/>
      <w:marLeft w:val="0"/>
      <w:marRight w:val="0"/>
      <w:marTop w:val="0"/>
      <w:marBottom w:val="0"/>
      <w:divBdr>
        <w:top w:val="none" w:sz="0" w:space="0" w:color="auto"/>
        <w:left w:val="none" w:sz="0" w:space="0" w:color="auto"/>
        <w:bottom w:val="none" w:sz="0" w:space="0" w:color="auto"/>
        <w:right w:val="none" w:sz="0" w:space="0" w:color="auto"/>
      </w:divBdr>
      <w:divsChild>
        <w:div w:id="1916159620">
          <w:marLeft w:val="0"/>
          <w:marRight w:val="0"/>
          <w:marTop w:val="0"/>
          <w:marBottom w:val="0"/>
          <w:divBdr>
            <w:top w:val="none" w:sz="0" w:space="0" w:color="auto"/>
            <w:left w:val="none" w:sz="0" w:space="0" w:color="auto"/>
            <w:bottom w:val="none" w:sz="0" w:space="0" w:color="auto"/>
            <w:right w:val="none" w:sz="0" w:space="0" w:color="auto"/>
          </w:divBdr>
          <w:divsChild>
            <w:div w:id="1852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122363">
      <w:bodyDiv w:val="1"/>
      <w:marLeft w:val="0"/>
      <w:marRight w:val="0"/>
      <w:marTop w:val="0"/>
      <w:marBottom w:val="0"/>
      <w:divBdr>
        <w:top w:val="none" w:sz="0" w:space="0" w:color="auto"/>
        <w:left w:val="none" w:sz="0" w:space="0" w:color="auto"/>
        <w:bottom w:val="none" w:sz="0" w:space="0" w:color="auto"/>
        <w:right w:val="none" w:sz="0" w:space="0" w:color="auto"/>
      </w:divBdr>
    </w:div>
    <w:div w:id="1417362784">
      <w:bodyDiv w:val="1"/>
      <w:marLeft w:val="0"/>
      <w:marRight w:val="0"/>
      <w:marTop w:val="0"/>
      <w:marBottom w:val="0"/>
      <w:divBdr>
        <w:top w:val="none" w:sz="0" w:space="0" w:color="auto"/>
        <w:left w:val="none" w:sz="0" w:space="0" w:color="auto"/>
        <w:bottom w:val="none" w:sz="0" w:space="0" w:color="auto"/>
        <w:right w:val="none" w:sz="0" w:space="0" w:color="auto"/>
      </w:divBdr>
    </w:div>
    <w:div w:id="1417824382">
      <w:bodyDiv w:val="1"/>
      <w:marLeft w:val="0"/>
      <w:marRight w:val="0"/>
      <w:marTop w:val="0"/>
      <w:marBottom w:val="0"/>
      <w:divBdr>
        <w:top w:val="none" w:sz="0" w:space="0" w:color="auto"/>
        <w:left w:val="none" w:sz="0" w:space="0" w:color="auto"/>
        <w:bottom w:val="none" w:sz="0" w:space="0" w:color="auto"/>
        <w:right w:val="none" w:sz="0" w:space="0" w:color="auto"/>
      </w:divBdr>
    </w:div>
    <w:div w:id="1418133676">
      <w:bodyDiv w:val="1"/>
      <w:marLeft w:val="0"/>
      <w:marRight w:val="0"/>
      <w:marTop w:val="0"/>
      <w:marBottom w:val="0"/>
      <w:divBdr>
        <w:top w:val="none" w:sz="0" w:space="0" w:color="auto"/>
        <w:left w:val="none" w:sz="0" w:space="0" w:color="auto"/>
        <w:bottom w:val="none" w:sz="0" w:space="0" w:color="auto"/>
        <w:right w:val="none" w:sz="0" w:space="0" w:color="auto"/>
      </w:divBdr>
      <w:divsChild>
        <w:div w:id="1420175135">
          <w:marLeft w:val="0"/>
          <w:marRight w:val="0"/>
          <w:marTop w:val="0"/>
          <w:marBottom w:val="0"/>
          <w:divBdr>
            <w:top w:val="none" w:sz="0" w:space="0" w:color="auto"/>
            <w:left w:val="none" w:sz="0" w:space="0" w:color="auto"/>
            <w:bottom w:val="none" w:sz="0" w:space="0" w:color="auto"/>
            <w:right w:val="none" w:sz="0" w:space="0" w:color="auto"/>
          </w:divBdr>
          <w:divsChild>
            <w:div w:id="7945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475481">
      <w:bodyDiv w:val="1"/>
      <w:marLeft w:val="0"/>
      <w:marRight w:val="0"/>
      <w:marTop w:val="0"/>
      <w:marBottom w:val="0"/>
      <w:divBdr>
        <w:top w:val="none" w:sz="0" w:space="0" w:color="auto"/>
        <w:left w:val="none" w:sz="0" w:space="0" w:color="auto"/>
        <w:bottom w:val="none" w:sz="0" w:space="0" w:color="auto"/>
        <w:right w:val="none" w:sz="0" w:space="0" w:color="auto"/>
      </w:divBdr>
      <w:divsChild>
        <w:div w:id="2131321708">
          <w:marLeft w:val="0"/>
          <w:marRight w:val="0"/>
          <w:marTop w:val="0"/>
          <w:marBottom w:val="0"/>
          <w:divBdr>
            <w:top w:val="none" w:sz="0" w:space="0" w:color="auto"/>
            <w:left w:val="none" w:sz="0" w:space="0" w:color="auto"/>
            <w:bottom w:val="none" w:sz="0" w:space="0" w:color="auto"/>
            <w:right w:val="none" w:sz="0" w:space="0" w:color="auto"/>
          </w:divBdr>
          <w:divsChild>
            <w:div w:id="191889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39084">
      <w:bodyDiv w:val="1"/>
      <w:marLeft w:val="0"/>
      <w:marRight w:val="0"/>
      <w:marTop w:val="0"/>
      <w:marBottom w:val="0"/>
      <w:divBdr>
        <w:top w:val="none" w:sz="0" w:space="0" w:color="auto"/>
        <w:left w:val="none" w:sz="0" w:space="0" w:color="auto"/>
        <w:bottom w:val="none" w:sz="0" w:space="0" w:color="auto"/>
        <w:right w:val="none" w:sz="0" w:space="0" w:color="auto"/>
      </w:divBdr>
    </w:div>
    <w:div w:id="1419714173">
      <w:bodyDiv w:val="1"/>
      <w:marLeft w:val="0"/>
      <w:marRight w:val="0"/>
      <w:marTop w:val="0"/>
      <w:marBottom w:val="0"/>
      <w:divBdr>
        <w:top w:val="none" w:sz="0" w:space="0" w:color="auto"/>
        <w:left w:val="none" w:sz="0" w:space="0" w:color="auto"/>
        <w:bottom w:val="none" w:sz="0" w:space="0" w:color="auto"/>
        <w:right w:val="none" w:sz="0" w:space="0" w:color="auto"/>
      </w:divBdr>
    </w:div>
    <w:div w:id="1420060136">
      <w:bodyDiv w:val="1"/>
      <w:marLeft w:val="0"/>
      <w:marRight w:val="0"/>
      <w:marTop w:val="0"/>
      <w:marBottom w:val="0"/>
      <w:divBdr>
        <w:top w:val="none" w:sz="0" w:space="0" w:color="auto"/>
        <w:left w:val="none" w:sz="0" w:space="0" w:color="auto"/>
        <w:bottom w:val="none" w:sz="0" w:space="0" w:color="auto"/>
        <w:right w:val="none" w:sz="0" w:space="0" w:color="auto"/>
      </w:divBdr>
    </w:div>
    <w:div w:id="1421415156">
      <w:bodyDiv w:val="1"/>
      <w:marLeft w:val="0"/>
      <w:marRight w:val="0"/>
      <w:marTop w:val="0"/>
      <w:marBottom w:val="0"/>
      <w:divBdr>
        <w:top w:val="none" w:sz="0" w:space="0" w:color="auto"/>
        <w:left w:val="none" w:sz="0" w:space="0" w:color="auto"/>
        <w:bottom w:val="none" w:sz="0" w:space="0" w:color="auto"/>
        <w:right w:val="none" w:sz="0" w:space="0" w:color="auto"/>
      </w:divBdr>
    </w:div>
    <w:div w:id="1432582207">
      <w:bodyDiv w:val="1"/>
      <w:marLeft w:val="0"/>
      <w:marRight w:val="0"/>
      <w:marTop w:val="0"/>
      <w:marBottom w:val="0"/>
      <w:divBdr>
        <w:top w:val="none" w:sz="0" w:space="0" w:color="auto"/>
        <w:left w:val="none" w:sz="0" w:space="0" w:color="auto"/>
        <w:bottom w:val="none" w:sz="0" w:space="0" w:color="auto"/>
        <w:right w:val="none" w:sz="0" w:space="0" w:color="auto"/>
      </w:divBdr>
    </w:div>
    <w:div w:id="1435831436">
      <w:bodyDiv w:val="1"/>
      <w:marLeft w:val="0"/>
      <w:marRight w:val="0"/>
      <w:marTop w:val="0"/>
      <w:marBottom w:val="0"/>
      <w:divBdr>
        <w:top w:val="none" w:sz="0" w:space="0" w:color="auto"/>
        <w:left w:val="none" w:sz="0" w:space="0" w:color="auto"/>
        <w:bottom w:val="none" w:sz="0" w:space="0" w:color="auto"/>
        <w:right w:val="none" w:sz="0" w:space="0" w:color="auto"/>
      </w:divBdr>
    </w:div>
    <w:div w:id="1439835883">
      <w:bodyDiv w:val="1"/>
      <w:marLeft w:val="0"/>
      <w:marRight w:val="0"/>
      <w:marTop w:val="0"/>
      <w:marBottom w:val="0"/>
      <w:divBdr>
        <w:top w:val="none" w:sz="0" w:space="0" w:color="auto"/>
        <w:left w:val="none" w:sz="0" w:space="0" w:color="auto"/>
        <w:bottom w:val="none" w:sz="0" w:space="0" w:color="auto"/>
        <w:right w:val="none" w:sz="0" w:space="0" w:color="auto"/>
      </w:divBdr>
    </w:div>
    <w:div w:id="1441533653">
      <w:bodyDiv w:val="1"/>
      <w:marLeft w:val="0"/>
      <w:marRight w:val="0"/>
      <w:marTop w:val="0"/>
      <w:marBottom w:val="0"/>
      <w:divBdr>
        <w:top w:val="none" w:sz="0" w:space="0" w:color="auto"/>
        <w:left w:val="none" w:sz="0" w:space="0" w:color="auto"/>
        <w:bottom w:val="none" w:sz="0" w:space="0" w:color="auto"/>
        <w:right w:val="none" w:sz="0" w:space="0" w:color="auto"/>
      </w:divBdr>
    </w:div>
    <w:div w:id="1444567466">
      <w:bodyDiv w:val="1"/>
      <w:marLeft w:val="0"/>
      <w:marRight w:val="0"/>
      <w:marTop w:val="0"/>
      <w:marBottom w:val="0"/>
      <w:divBdr>
        <w:top w:val="none" w:sz="0" w:space="0" w:color="auto"/>
        <w:left w:val="none" w:sz="0" w:space="0" w:color="auto"/>
        <w:bottom w:val="none" w:sz="0" w:space="0" w:color="auto"/>
        <w:right w:val="none" w:sz="0" w:space="0" w:color="auto"/>
      </w:divBdr>
    </w:div>
    <w:div w:id="1446190396">
      <w:bodyDiv w:val="1"/>
      <w:marLeft w:val="0"/>
      <w:marRight w:val="0"/>
      <w:marTop w:val="0"/>
      <w:marBottom w:val="0"/>
      <w:divBdr>
        <w:top w:val="none" w:sz="0" w:space="0" w:color="auto"/>
        <w:left w:val="none" w:sz="0" w:space="0" w:color="auto"/>
        <w:bottom w:val="none" w:sz="0" w:space="0" w:color="auto"/>
        <w:right w:val="none" w:sz="0" w:space="0" w:color="auto"/>
      </w:divBdr>
    </w:div>
    <w:div w:id="1447234037">
      <w:bodyDiv w:val="1"/>
      <w:marLeft w:val="0"/>
      <w:marRight w:val="0"/>
      <w:marTop w:val="0"/>
      <w:marBottom w:val="0"/>
      <w:divBdr>
        <w:top w:val="none" w:sz="0" w:space="0" w:color="auto"/>
        <w:left w:val="none" w:sz="0" w:space="0" w:color="auto"/>
        <w:bottom w:val="none" w:sz="0" w:space="0" w:color="auto"/>
        <w:right w:val="none" w:sz="0" w:space="0" w:color="auto"/>
      </w:divBdr>
      <w:divsChild>
        <w:div w:id="1617105593">
          <w:marLeft w:val="0"/>
          <w:marRight w:val="0"/>
          <w:marTop w:val="0"/>
          <w:marBottom w:val="0"/>
          <w:divBdr>
            <w:top w:val="none" w:sz="0" w:space="0" w:color="auto"/>
            <w:left w:val="none" w:sz="0" w:space="0" w:color="auto"/>
            <w:bottom w:val="none" w:sz="0" w:space="0" w:color="auto"/>
            <w:right w:val="none" w:sz="0" w:space="0" w:color="auto"/>
          </w:divBdr>
          <w:divsChild>
            <w:div w:id="206513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120134">
      <w:bodyDiv w:val="1"/>
      <w:marLeft w:val="0"/>
      <w:marRight w:val="0"/>
      <w:marTop w:val="0"/>
      <w:marBottom w:val="0"/>
      <w:divBdr>
        <w:top w:val="none" w:sz="0" w:space="0" w:color="auto"/>
        <w:left w:val="none" w:sz="0" w:space="0" w:color="auto"/>
        <w:bottom w:val="none" w:sz="0" w:space="0" w:color="auto"/>
        <w:right w:val="none" w:sz="0" w:space="0" w:color="auto"/>
      </w:divBdr>
    </w:div>
    <w:div w:id="1455902343">
      <w:bodyDiv w:val="1"/>
      <w:marLeft w:val="0"/>
      <w:marRight w:val="0"/>
      <w:marTop w:val="0"/>
      <w:marBottom w:val="0"/>
      <w:divBdr>
        <w:top w:val="none" w:sz="0" w:space="0" w:color="auto"/>
        <w:left w:val="none" w:sz="0" w:space="0" w:color="auto"/>
        <w:bottom w:val="none" w:sz="0" w:space="0" w:color="auto"/>
        <w:right w:val="none" w:sz="0" w:space="0" w:color="auto"/>
      </w:divBdr>
    </w:div>
    <w:div w:id="1456026741">
      <w:bodyDiv w:val="1"/>
      <w:marLeft w:val="0"/>
      <w:marRight w:val="0"/>
      <w:marTop w:val="0"/>
      <w:marBottom w:val="0"/>
      <w:divBdr>
        <w:top w:val="none" w:sz="0" w:space="0" w:color="auto"/>
        <w:left w:val="none" w:sz="0" w:space="0" w:color="auto"/>
        <w:bottom w:val="none" w:sz="0" w:space="0" w:color="auto"/>
        <w:right w:val="none" w:sz="0" w:space="0" w:color="auto"/>
      </w:divBdr>
    </w:div>
    <w:div w:id="1456824080">
      <w:bodyDiv w:val="1"/>
      <w:marLeft w:val="0"/>
      <w:marRight w:val="0"/>
      <w:marTop w:val="0"/>
      <w:marBottom w:val="0"/>
      <w:divBdr>
        <w:top w:val="none" w:sz="0" w:space="0" w:color="auto"/>
        <w:left w:val="none" w:sz="0" w:space="0" w:color="auto"/>
        <w:bottom w:val="none" w:sz="0" w:space="0" w:color="auto"/>
        <w:right w:val="none" w:sz="0" w:space="0" w:color="auto"/>
      </w:divBdr>
    </w:div>
    <w:div w:id="1458795364">
      <w:bodyDiv w:val="1"/>
      <w:marLeft w:val="0"/>
      <w:marRight w:val="0"/>
      <w:marTop w:val="0"/>
      <w:marBottom w:val="0"/>
      <w:divBdr>
        <w:top w:val="none" w:sz="0" w:space="0" w:color="auto"/>
        <w:left w:val="none" w:sz="0" w:space="0" w:color="auto"/>
        <w:bottom w:val="none" w:sz="0" w:space="0" w:color="auto"/>
        <w:right w:val="none" w:sz="0" w:space="0" w:color="auto"/>
      </w:divBdr>
    </w:div>
    <w:div w:id="1462849055">
      <w:bodyDiv w:val="1"/>
      <w:marLeft w:val="0"/>
      <w:marRight w:val="0"/>
      <w:marTop w:val="0"/>
      <w:marBottom w:val="0"/>
      <w:divBdr>
        <w:top w:val="none" w:sz="0" w:space="0" w:color="auto"/>
        <w:left w:val="none" w:sz="0" w:space="0" w:color="auto"/>
        <w:bottom w:val="none" w:sz="0" w:space="0" w:color="auto"/>
        <w:right w:val="none" w:sz="0" w:space="0" w:color="auto"/>
      </w:divBdr>
    </w:div>
    <w:div w:id="1463111238">
      <w:bodyDiv w:val="1"/>
      <w:marLeft w:val="0"/>
      <w:marRight w:val="0"/>
      <w:marTop w:val="0"/>
      <w:marBottom w:val="0"/>
      <w:divBdr>
        <w:top w:val="none" w:sz="0" w:space="0" w:color="auto"/>
        <w:left w:val="none" w:sz="0" w:space="0" w:color="auto"/>
        <w:bottom w:val="none" w:sz="0" w:space="0" w:color="auto"/>
        <w:right w:val="none" w:sz="0" w:space="0" w:color="auto"/>
      </w:divBdr>
    </w:div>
    <w:div w:id="1467773398">
      <w:bodyDiv w:val="1"/>
      <w:marLeft w:val="0"/>
      <w:marRight w:val="0"/>
      <w:marTop w:val="0"/>
      <w:marBottom w:val="0"/>
      <w:divBdr>
        <w:top w:val="none" w:sz="0" w:space="0" w:color="auto"/>
        <w:left w:val="none" w:sz="0" w:space="0" w:color="auto"/>
        <w:bottom w:val="none" w:sz="0" w:space="0" w:color="auto"/>
        <w:right w:val="none" w:sz="0" w:space="0" w:color="auto"/>
      </w:divBdr>
    </w:div>
    <w:div w:id="1468013801">
      <w:bodyDiv w:val="1"/>
      <w:marLeft w:val="0"/>
      <w:marRight w:val="0"/>
      <w:marTop w:val="0"/>
      <w:marBottom w:val="0"/>
      <w:divBdr>
        <w:top w:val="none" w:sz="0" w:space="0" w:color="auto"/>
        <w:left w:val="none" w:sz="0" w:space="0" w:color="auto"/>
        <w:bottom w:val="none" w:sz="0" w:space="0" w:color="auto"/>
        <w:right w:val="none" w:sz="0" w:space="0" w:color="auto"/>
      </w:divBdr>
    </w:div>
    <w:div w:id="1468890606">
      <w:bodyDiv w:val="1"/>
      <w:marLeft w:val="0"/>
      <w:marRight w:val="0"/>
      <w:marTop w:val="0"/>
      <w:marBottom w:val="0"/>
      <w:divBdr>
        <w:top w:val="none" w:sz="0" w:space="0" w:color="auto"/>
        <w:left w:val="none" w:sz="0" w:space="0" w:color="auto"/>
        <w:bottom w:val="none" w:sz="0" w:space="0" w:color="auto"/>
        <w:right w:val="none" w:sz="0" w:space="0" w:color="auto"/>
      </w:divBdr>
    </w:div>
    <w:div w:id="1470050987">
      <w:bodyDiv w:val="1"/>
      <w:marLeft w:val="0"/>
      <w:marRight w:val="0"/>
      <w:marTop w:val="0"/>
      <w:marBottom w:val="0"/>
      <w:divBdr>
        <w:top w:val="none" w:sz="0" w:space="0" w:color="auto"/>
        <w:left w:val="none" w:sz="0" w:space="0" w:color="auto"/>
        <w:bottom w:val="none" w:sz="0" w:space="0" w:color="auto"/>
        <w:right w:val="none" w:sz="0" w:space="0" w:color="auto"/>
      </w:divBdr>
    </w:div>
    <w:div w:id="1471095888">
      <w:bodyDiv w:val="1"/>
      <w:marLeft w:val="0"/>
      <w:marRight w:val="0"/>
      <w:marTop w:val="0"/>
      <w:marBottom w:val="0"/>
      <w:divBdr>
        <w:top w:val="none" w:sz="0" w:space="0" w:color="auto"/>
        <w:left w:val="none" w:sz="0" w:space="0" w:color="auto"/>
        <w:bottom w:val="none" w:sz="0" w:space="0" w:color="auto"/>
        <w:right w:val="none" w:sz="0" w:space="0" w:color="auto"/>
      </w:divBdr>
    </w:div>
    <w:div w:id="1475827096">
      <w:bodyDiv w:val="1"/>
      <w:marLeft w:val="0"/>
      <w:marRight w:val="0"/>
      <w:marTop w:val="0"/>
      <w:marBottom w:val="0"/>
      <w:divBdr>
        <w:top w:val="none" w:sz="0" w:space="0" w:color="auto"/>
        <w:left w:val="none" w:sz="0" w:space="0" w:color="auto"/>
        <w:bottom w:val="none" w:sz="0" w:space="0" w:color="auto"/>
        <w:right w:val="none" w:sz="0" w:space="0" w:color="auto"/>
      </w:divBdr>
    </w:div>
    <w:div w:id="1481264455">
      <w:bodyDiv w:val="1"/>
      <w:marLeft w:val="0"/>
      <w:marRight w:val="0"/>
      <w:marTop w:val="0"/>
      <w:marBottom w:val="0"/>
      <w:divBdr>
        <w:top w:val="none" w:sz="0" w:space="0" w:color="auto"/>
        <w:left w:val="none" w:sz="0" w:space="0" w:color="auto"/>
        <w:bottom w:val="none" w:sz="0" w:space="0" w:color="auto"/>
        <w:right w:val="none" w:sz="0" w:space="0" w:color="auto"/>
      </w:divBdr>
    </w:div>
    <w:div w:id="1483422959">
      <w:bodyDiv w:val="1"/>
      <w:marLeft w:val="0"/>
      <w:marRight w:val="0"/>
      <w:marTop w:val="0"/>
      <w:marBottom w:val="0"/>
      <w:divBdr>
        <w:top w:val="none" w:sz="0" w:space="0" w:color="auto"/>
        <w:left w:val="none" w:sz="0" w:space="0" w:color="auto"/>
        <w:bottom w:val="none" w:sz="0" w:space="0" w:color="auto"/>
        <w:right w:val="none" w:sz="0" w:space="0" w:color="auto"/>
      </w:divBdr>
    </w:div>
    <w:div w:id="1486239242">
      <w:bodyDiv w:val="1"/>
      <w:marLeft w:val="0"/>
      <w:marRight w:val="0"/>
      <w:marTop w:val="0"/>
      <w:marBottom w:val="0"/>
      <w:divBdr>
        <w:top w:val="none" w:sz="0" w:space="0" w:color="auto"/>
        <w:left w:val="none" w:sz="0" w:space="0" w:color="auto"/>
        <w:bottom w:val="none" w:sz="0" w:space="0" w:color="auto"/>
        <w:right w:val="none" w:sz="0" w:space="0" w:color="auto"/>
      </w:divBdr>
    </w:div>
    <w:div w:id="1486243625">
      <w:bodyDiv w:val="1"/>
      <w:marLeft w:val="0"/>
      <w:marRight w:val="0"/>
      <w:marTop w:val="0"/>
      <w:marBottom w:val="0"/>
      <w:divBdr>
        <w:top w:val="none" w:sz="0" w:space="0" w:color="auto"/>
        <w:left w:val="none" w:sz="0" w:space="0" w:color="auto"/>
        <w:bottom w:val="none" w:sz="0" w:space="0" w:color="auto"/>
        <w:right w:val="none" w:sz="0" w:space="0" w:color="auto"/>
      </w:divBdr>
    </w:div>
    <w:div w:id="1493108351">
      <w:bodyDiv w:val="1"/>
      <w:marLeft w:val="0"/>
      <w:marRight w:val="0"/>
      <w:marTop w:val="0"/>
      <w:marBottom w:val="0"/>
      <w:divBdr>
        <w:top w:val="none" w:sz="0" w:space="0" w:color="auto"/>
        <w:left w:val="none" w:sz="0" w:space="0" w:color="auto"/>
        <w:bottom w:val="none" w:sz="0" w:space="0" w:color="auto"/>
        <w:right w:val="none" w:sz="0" w:space="0" w:color="auto"/>
      </w:divBdr>
    </w:div>
    <w:div w:id="1495412272">
      <w:bodyDiv w:val="1"/>
      <w:marLeft w:val="0"/>
      <w:marRight w:val="0"/>
      <w:marTop w:val="0"/>
      <w:marBottom w:val="0"/>
      <w:divBdr>
        <w:top w:val="none" w:sz="0" w:space="0" w:color="auto"/>
        <w:left w:val="none" w:sz="0" w:space="0" w:color="auto"/>
        <w:bottom w:val="none" w:sz="0" w:space="0" w:color="auto"/>
        <w:right w:val="none" w:sz="0" w:space="0" w:color="auto"/>
      </w:divBdr>
    </w:div>
    <w:div w:id="1495678808">
      <w:bodyDiv w:val="1"/>
      <w:marLeft w:val="0"/>
      <w:marRight w:val="0"/>
      <w:marTop w:val="0"/>
      <w:marBottom w:val="0"/>
      <w:divBdr>
        <w:top w:val="none" w:sz="0" w:space="0" w:color="auto"/>
        <w:left w:val="none" w:sz="0" w:space="0" w:color="auto"/>
        <w:bottom w:val="none" w:sz="0" w:space="0" w:color="auto"/>
        <w:right w:val="none" w:sz="0" w:space="0" w:color="auto"/>
      </w:divBdr>
    </w:div>
    <w:div w:id="1499537336">
      <w:bodyDiv w:val="1"/>
      <w:marLeft w:val="0"/>
      <w:marRight w:val="0"/>
      <w:marTop w:val="0"/>
      <w:marBottom w:val="0"/>
      <w:divBdr>
        <w:top w:val="none" w:sz="0" w:space="0" w:color="auto"/>
        <w:left w:val="none" w:sz="0" w:space="0" w:color="auto"/>
        <w:bottom w:val="none" w:sz="0" w:space="0" w:color="auto"/>
        <w:right w:val="none" w:sz="0" w:space="0" w:color="auto"/>
      </w:divBdr>
    </w:div>
    <w:div w:id="1509367460">
      <w:bodyDiv w:val="1"/>
      <w:marLeft w:val="0"/>
      <w:marRight w:val="0"/>
      <w:marTop w:val="0"/>
      <w:marBottom w:val="0"/>
      <w:divBdr>
        <w:top w:val="none" w:sz="0" w:space="0" w:color="auto"/>
        <w:left w:val="none" w:sz="0" w:space="0" w:color="auto"/>
        <w:bottom w:val="none" w:sz="0" w:space="0" w:color="auto"/>
        <w:right w:val="none" w:sz="0" w:space="0" w:color="auto"/>
      </w:divBdr>
    </w:div>
    <w:div w:id="1514343354">
      <w:bodyDiv w:val="1"/>
      <w:marLeft w:val="0"/>
      <w:marRight w:val="0"/>
      <w:marTop w:val="0"/>
      <w:marBottom w:val="0"/>
      <w:divBdr>
        <w:top w:val="none" w:sz="0" w:space="0" w:color="auto"/>
        <w:left w:val="none" w:sz="0" w:space="0" w:color="auto"/>
        <w:bottom w:val="none" w:sz="0" w:space="0" w:color="auto"/>
        <w:right w:val="none" w:sz="0" w:space="0" w:color="auto"/>
      </w:divBdr>
    </w:div>
    <w:div w:id="1516111570">
      <w:bodyDiv w:val="1"/>
      <w:marLeft w:val="0"/>
      <w:marRight w:val="0"/>
      <w:marTop w:val="0"/>
      <w:marBottom w:val="0"/>
      <w:divBdr>
        <w:top w:val="none" w:sz="0" w:space="0" w:color="auto"/>
        <w:left w:val="none" w:sz="0" w:space="0" w:color="auto"/>
        <w:bottom w:val="none" w:sz="0" w:space="0" w:color="auto"/>
        <w:right w:val="none" w:sz="0" w:space="0" w:color="auto"/>
      </w:divBdr>
    </w:div>
    <w:div w:id="1516724298">
      <w:bodyDiv w:val="1"/>
      <w:marLeft w:val="0"/>
      <w:marRight w:val="0"/>
      <w:marTop w:val="0"/>
      <w:marBottom w:val="0"/>
      <w:divBdr>
        <w:top w:val="none" w:sz="0" w:space="0" w:color="auto"/>
        <w:left w:val="none" w:sz="0" w:space="0" w:color="auto"/>
        <w:bottom w:val="none" w:sz="0" w:space="0" w:color="auto"/>
        <w:right w:val="none" w:sz="0" w:space="0" w:color="auto"/>
      </w:divBdr>
    </w:div>
    <w:div w:id="1518036647">
      <w:bodyDiv w:val="1"/>
      <w:marLeft w:val="0"/>
      <w:marRight w:val="0"/>
      <w:marTop w:val="0"/>
      <w:marBottom w:val="0"/>
      <w:divBdr>
        <w:top w:val="none" w:sz="0" w:space="0" w:color="auto"/>
        <w:left w:val="none" w:sz="0" w:space="0" w:color="auto"/>
        <w:bottom w:val="none" w:sz="0" w:space="0" w:color="auto"/>
        <w:right w:val="none" w:sz="0" w:space="0" w:color="auto"/>
      </w:divBdr>
    </w:div>
    <w:div w:id="1522671060">
      <w:bodyDiv w:val="1"/>
      <w:marLeft w:val="0"/>
      <w:marRight w:val="0"/>
      <w:marTop w:val="0"/>
      <w:marBottom w:val="0"/>
      <w:divBdr>
        <w:top w:val="none" w:sz="0" w:space="0" w:color="auto"/>
        <w:left w:val="none" w:sz="0" w:space="0" w:color="auto"/>
        <w:bottom w:val="none" w:sz="0" w:space="0" w:color="auto"/>
        <w:right w:val="none" w:sz="0" w:space="0" w:color="auto"/>
      </w:divBdr>
    </w:div>
    <w:div w:id="1523088861">
      <w:bodyDiv w:val="1"/>
      <w:marLeft w:val="0"/>
      <w:marRight w:val="0"/>
      <w:marTop w:val="0"/>
      <w:marBottom w:val="0"/>
      <w:divBdr>
        <w:top w:val="none" w:sz="0" w:space="0" w:color="auto"/>
        <w:left w:val="none" w:sz="0" w:space="0" w:color="auto"/>
        <w:bottom w:val="none" w:sz="0" w:space="0" w:color="auto"/>
        <w:right w:val="none" w:sz="0" w:space="0" w:color="auto"/>
      </w:divBdr>
    </w:div>
    <w:div w:id="1524242195">
      <w:bodyDiv w:val="1"/>
      <w:marLeft w:val="0"/>
      <w:marRight w:val="0"/>
      <w:marTop w:val="0"/>
      <w:marBottom w:val="0"/>
      <w:divBdr>
        <w:top w:val="none" w:sz="0" w:space="0" w:color="auto"/>
        <w:left w:val="none" w:sz="0" w:space="0" w:color="auto"/>
        <w:bottom w:val="none" w:sz="0" w:space="0" w:color="auto"/>
        <w:right w:val="none" w:sz="0" w:space="0" w:color="auto"/>
      </w:divBdr>
    </w:div>
    <w:div w:id="1524703985">
      <w:bodyDiv w:val="1"/>
      <w:marLeft w:val="0"/>
      <w:marRight w:val="0"/>
      <w:marTop w:val="0"/>
      <w:marBottom w:val="0"/>
      <w:divBdr>
        <w:top w:val="none" w:sz="0" w:space="0" w:color="auto"/>
        <w:left w:val="none" w:sz="0" w:space="0" w:color="auto"/>
        <w:bottom w:val="none" w:sz="0" w:space="0" w:color="auto"/>
        <w:right w:val="none" w:sz="0" w:space="0" w:color="auto"/>
      </w:divBdr>
    </w:div>
    <w:div w:id="1530753521">
      <w:bodyDiv w:val="1"/>
      <w:marLeft w:val="0"/>
      <w:marRight w:val="0"/>
      <w:marTop w:val="0"/>
      <w:marBottom w:val="0"/>
      <w:divBdr>
        <w:top w:val="none" w:sz="0" w:space="0" w:color="auto"/>
        <w:left w:val="none" w:sz="0" w:space="0" w:color="auto"/>
        <w:bottom w:val="none" w:sz="0" w:space="0" w:color="auto"/>
        <w:right w:val="none" w:sz="0" w:space="0" w:color="auto"/>
      </w:divBdr>
    </w:div>
    <w:div w:id="1535000553">
      <w:bodyDiv w:val="1"/>
      <w:marLeft w:val="0"/>
      <w:marRight w:val="0"/>
      <w:marTop w:val="0"/>
      <w:marBottom w:val="0"/>
      <w:divBdr>
        <w:top w:val="none" w:sz="0" w:space="0" w:color="auto"/>
        <w:left w:val="none" w:sz="0" w:space="0" w:color="auto"/>
        <w:bottom w:val="none" w:sz="0" w:space="0" w:color="auto"/>
        <w:right w:val="none" w:sz="0" w:space="0" w:color="auto"/>
      </w:divBdr>
    </w:div>
    <w:div w:id="1538545853">
      <w:bodyDiv w:val="1"/>
      <w:marLeft w:val="0"/>
      <w:marRight w:val="0"/>
      <w:marTop w:val="0"/>
      <w:marBottom w:val="0"/>
      <w:divBdr>
        <w:top w:val="none" w:sz="0" w:space="0" w:color="auto"/>
        <w:left w:val="none" w:sz="0" w:space="0" w:color="auto"/>
        <w:bottom w:val="none" w:sz="0" w:space="0" w:color="auto"/>
        <w:right w:val="none" w:sz="0" w:space="0" w:color="auto"/>
      </w:divBdr>
    </w:div>
    <w:div w:id="1545363454">
      <w:bodyDiv w:val="1"/>
      <w:marLeft w:val="0"/>
      <w:marRight w:val="0"/>
      <w:marTop w:val="0"/>
      <w:marBottom w:val="0"/>
      <w:divBdr>
        <w:top w:val="none" w:sz="0" w:space="0" w:color="auto"/>
        <w:left w:val="none" w:sz="0" w:space="0" w:color="auto"/>
        <w:bottom w:val="none" w:sz="0" w:space="0" w:color="auto"/>
        <w:right w:val="none" w:sz="0" w:space="0" w:color="auto"/>
      </w:divBdr>
    </w:div>
    <w:div w:id="1546676636">
      <w:bodyDiv w:val="1"/>
      <w:marLeft w:val="0"/>
      <w:marRight w:val="0"/>
      <w:marTop w:val="0"/>
      <w:marBottom w:val="0"/>
      <w:divBdr>
        <w:top w:val="none" w:sz="0" w:space="0" w:color="auto"/>
        <w:left w:val="none" w:sz="0" w:space="0" w:color="auto"/>
        <w:bottom w:val="none" w:sz="0" w:space="0" w:color="auto"/>
        <w:right w:val="none" w:sz="0" w:space="0" w:color="auto"/>
      </w:divBdr>
    </w:div>
    <w:div w:id="1547646769">
      <w:bodyDiv w:val="1"/>
      <w:marLeft w:val="0"/>
      <w:marRight w:val="0"/>
      <w:marTop w:val="0"/>
      <w:marBottom w:val="0"/>
      <w:divBdr>
        <w:top w:val="none" w:sz="0" w:space="0" w:color="auto"/>
        <w:left w:val="none" w:sz="0" w:space="0" w:color="auto"/>
        <w:bottom w:val="none" w:sz="0" w:space="0" w:color="auto"/>
        <w:right w:val="none" w:sz="0" w:space="0" w:color="auto"/>
      </w:divBdr>
    </w:div>
    <w:div w:id="1552379003">
      <w:bodyDiv w:val="1"/>
      <w:marLeft w:val="0"/>
      <w:marRight w:val="0"/>
      <w:marTop w:val="0"/>
      <w:marBottom w:val="0"/>
      <w:divBdr>
        <w:top w:val="none" w:sz="0" w:space="0" w:color="auto"/>
        <w:left w:val="none" w:sz="0" w:space="0" w:color="auto"/>
        <w:bottom w:val="none" w:sz="0" w:space="0" w:color="auto"/>
        <w:right w:val="none" w:sz="0" w:space="0" w:color="auto"/>
      </w:divBdr>
      <w:divsChild>
        <w:div w:id="1633752348">
          <w:marLeft w:val="0"/>
          <w:marRight w:val="0"/>
          <w:marTop w:val="0"/>
          <w:marBottom w:val="0"/>
          <w:divBdr>
            <w:top w:val="none" w:sz="0" w:space="0" w:color="auto"/>
            <w:left w:val="none" w:sz="0" w:space="0" w:color="auto"/>
            <w:bottom w:val="none" w:sz="0" w:space="0" w:color="auto"/>
            <w:right w:val="none" w:sz="0" w:space="0" w:color="auto"/>
          </w:divBdr>
          <w:divsChild>
            <w:div w:id="1059089187">
              <w:marLeft w:val="0"/>
              <w:marRight w:val="0"/>
              <w:marTop w:val="0"/>
              <w:marBottom w:val="0"/>
              <w:divBdr>
                <w:top w:val="none" w:sz="0" w:space="0" w:color="auto"/>
                <w:left w:val="none" w:sz="0" w:space="0" w:color="auto"/>
                <w:bottom w:val="none" w:sz="0" w:space="0" w:color="auto"/>
                <w:right w:val="none" w:sz="0" w:space="0" w:color="auto"/>
              </w:divBdr>
            </w:div>
            <w:div w:id="123713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32985">
      <w:bodyDiv w:val="1"/>
      <w:marLeft w:val="0"/>
      <w:marRight w:val="0"/>
      <w:marTop w:val="0"/>
      <w:marBottom w:val="0"/>
      <w:divBdr>
        <w:top w:val="none" w:sz="0" w:space="0" w:color="auto"/>
        <w:left w:val="none" w:sz="0" w:space="0" w:color="auto"/>
        <w:bottom w:val="none" w:sz="0" w:space="0" w:color="auto"/>
        <w:right w:val="none" w:sz="0" w:space="0" w:color="auto"/>
      </w:divBdr>
    </w:div>
    <w:div w:id="1562331871">
      <w:bodyDiv w:val="1"/>
      <w:marLeft w:val="0"/>
      <w:marRight w:val="0"/>
      <w:marTop w:val="0"/>
      <w:marBottom w:val="0"/>
      <w:divBdr>
        <w:top w:val="none" w:sz="0" w:space="0" w:color="auto"/>
        <w:left w:val="none" w:sz="0" w:space="0" w:color="auto"/>
        <w:bottom w:val="none" w:sz="0" w:space="0" w:color="auto"/>
        <w:right w:val="none" w:sz="0" w:space="0" w:color="auto"/>
      </w:divBdr>
    </w:div>
    <w:div w:id="1564561741">
      <w:bodyDiv w:val="1"/>
      <w:marLeft w:val="0"/>
      <w:marRight w:val="0"/>
      <w:marTop w:val="0"/>
      <w:marBottom w:val="0"/>
      <w:divBdr>
        <w:top w:val="none" w:sz="0" w:space="0" w:color="auto"/>
        <w:left w:val="none" w:sz="0" w:space="0" w:color="auto"/>
        <w:bottom w:val="none" w:sz="0" w:space="0" w:color="auto"/>
        <w:right w:val="none" w:sz="0" w:space="0" w:color="auto"/>
      </w:divBdr>
    </w:div>
    <w:div w:id="1567762164">
      <w:bodyDiv w:val="1"/>
      <w:marLeft w:val="0"/>
      <w:marRight w:val="0"/>
      <w:marTop w:val="0"/>
      <w:marBottom w:val="0"/>
      <w:divBdr>
        <w:top w:val="none" w:sz="0" w:space="0" w:color="auto"/>
        <w:left w:val="none" w:sz="0" w:space="0" w:color="auto"/>
        <w:bottom w:val="none" w:sz="0" w:space="0" w:color="auto"/>
        <w:right w:val="none" w:sz="0" w:space="0" w:color="auto"/>
      </w:divBdr>
    </w:div>
    <w:div w:id="1571191410">
      <w:bodyDiv w:val="1"/>
      <w:marLeft w:val="0"/>
      <w:marRight w:val="0"/>
      <w:marTop w:val="0"/>
      <w:marBottom w:val="0"/>
      <w:divBdr>
        <w:top w:val="none" w:sz="0" w:space="0" w:color="auto"/>
        <w:left w:val="none" w:sz="0" w:space="0" w:color="auto"/>
        <w:bottom w:val="none" w:sz="0" w:space="0" w:color="auto"/>
        <w:right w:val="none" w:sz="0" w:space="0" w:color="auto"/>
      </w:divBdr>
    </w:div>
    <w:div w:id="1574587310">
      <w:bodyDiv w:val="1"/>
      <w:marLeft w:val="0"/>
      <w:marRight w:val="0"/>
      <w:marTop w:val="0"/>
      <w:marBottom w:val="0"/>
      <w:divBdr>
        <w:top w:val="none" w:sz="0" w:space="0" w:color="auto"/>
        <w:left w:val="none" w:sz="0" w:space="0" w:color="auto"/>
        <w:bottom w:val="none" w:sz="0" w:space="0" w:color="auto"/>
        <w:right w:val="none" w:sz="0" w:space="0" w:color="auto"/>
      </w:divBdr>
    </w:div>
    <w:div w:id="1574662893">
      <w:bodyDiv w:val="1"/>
      <w:marLeft w:val="0"/>
      <w:marRight w:val="0"/>
      <w:marTop w:val="0"/>
      <w:marBottom w:val="0"/>
      <w:divBdr>
        <w:top w:val="none" w:sz="0" w:space="0" w:color="auto"/>
        <w:left w:val="none" w:sz="0" w:space="0" w:color="auto"/>
        <w:bottom w:val="none" w:sz="0" w:space="0" w:color="auto"/>
        <w:right w:val="none" w:sz="0" w:space="0" w:color="auto"/>
      </w:divBdr>
    </w:div>
    <w:div w:id="1575430218">
      <w:bodyDiv w:val="1"/>
      <w:marLeft w:val="0"/>
      <w:marRight w:val="0"/>
      <w:marTop w:val="0"/>
      <w:marBottom w:val="0"/>
      <w:divBdr>
        <w:top w:val="none" w:sz="0" w:space="0" w:color="auto"/>
        <w:left w:val="none" w:sz="0" w:space="0" w:color="auto"/>
        <w:bottom w:val="none" w:sz="0" w:space="0" w:color="auto"/>
        <w:right w:val="none" w:sz="0" w:space="0" w:color="auto"/>
      </w:divBdr>
    </w:div>
    <w:div w:id="1577395604">
      <w:bodyDiv w:val="1"/>
      <w:marLeft w:val="0"/>
      <w:marRight w:val="0"/>
      <w:marTop w:val="0"/>
      <w:marBottom w:val="0"/>
      <w:divBdr>
        <w:top w:val="none" w:sz="0" w:space="0" w:color="auto"/>
        <w:left w:val="none" w:sz="0" w:space="0" w:color="auto"/>
        <w:bottom w:val="none" w:sz="0" w:space="0" w:color="auto"/>
        <w:right w:val="none" w:sz="0" w:space="0" w:color="auto"/>
      </w:divBdr>
    </w:div>
    <w:div w:id="1577476465">
      <w:bodyDiv w:val="1"/>
      <w:marLeft w:val="0"/>
      <w:marRight w:val="0"/>
      <w:marTop w:val="0"/>
      <w:marBottom w:val="0"/>
      <w:divBdr>
        <w:top w:val="none" w:sz="0" w:space="0" w:color="auto"/>
        <w:left w:val="none" w:sz="0" w:space="0" w:color="auto"/>
        <w:bottom w:val="none" w:sz="0" w:space="0" w:color="auto"/>
        <w:right w:val="none" w:sz="0" w:space="0" w:color="auto"/>
      </w:divBdr>
      <w:divsChild>
        <w:div w:id="730931511">
          <w:marLeft w:val="0"/>
          <w:marRight w:val="0"/>
          <w:marTop w:val="0"/>
          <w:marBottom w:val="0"/>
          <w:divBdr>
            <w:top w:val="none" w:sz="0" w:space="0" w:color="auto"/>
            <w:left w:val="none" w:sz="0" w:space="0" w:color="auto"/>
            <w:bottom w:val="none" w:sz="0" w:space="0" w:color="auto"/>
            <w:right w:val="none" w:sz="0" w:space="0" w:color="auto"/>
          </w:divBdr>
        </w:div>
      </w:divsChild>
    </w:div>
    <w:div w:id="1578203215">
      <w:bodyDiv w:val="1"/>
      <w:marLeft w:val="0"/>
      <w:marRight w:val="0"/>
      <w:marTop w:val="0"/>
      <w:marBottom w:val="0"/>
      <w:divBdr>
        <w:top w:val="none" w:sz="0" w:space="0" w:color="auto"/>
        <w:left w:val="none" w:sz="0" w:space="0" w:color="auto"/>
        <w:bottom w:val="none" w:sz="0" w:space="0" w:color="auto"/>
        <w:right w:val="none" w:sz="0" w:space="0" w:color="auto"/>
      </w:divBdr>
    </w:div>
    <w:div w:id="1578511290">
      <w:bodyDiv w:val="1"/>
      <w:marLeft w:val="0"/>
      <w:marRight w:val="0"/>
      <w:marTop w:val="0"/>
      <w:marBottom w:val="0"/>
      <w:divBdr>
        <w:top w:val="none" w:sz="0" w:space="0" w:color="auto"/>
        <w:left w:val="none" w:sz="0" w:space="0" w:color="auto"/>
        <w:bottom w:val="none" w:sz="0" w:space="0" w:color="auto"/>
        <w:right w:val="none" w:sz="0" w:space="0" w:color="auto"/>
      </w:divBdr>
      <w:divsChild>
        <w:div w:id="45642065">
          <w:marLeft w:val="0"/>
          <w:marRight w:val="0"/>
          <w:marTop w:val="0"/>
          <w:marBottom w:val="0"/>
          <w:divBdr>
            <w:top w:val="none" w:sz="0" w:space="0" w:color="auto"/>
            <w:left w:val="none" w:sz="0" w:space="0" w:color="auto"/>
            <w:bottom w:val="none" w:sz="0" w:space="0" w:color="auto"/>
            <w:right w:val="none" w:sz="0" w:space="0" w:color="auto"/>
          </w:divBdr>
          <w:divsChild>
            <w:div w:id="8280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826507">
      <w:bodyDiv w:val="1"/>
      <w:marLeft w:val="0"/>
      <w:marRight w:val="0"/>
      <w:marTop w:val="0"/>
      <w:marBottom w:val="0"/>
      <w:divBdr>
        <w:top w:val="none" w:sz="0" w:space="0" w:color="auto"/>
        <w:left w:val="none" w:sz="0" w:space="0" w:color="auto"/>
        <w:bottom w:val="none" w:sz="0" w:space="0" w:color="auto"/>
        <w:right w:val="none" w:sz="0" w:space="0" w:color="auto"/>
      </w:divBdr>
    </w:div>
    <w:div w:id="1581014362">
      <w:bodyDiv w:val="1"/>
      <w:marLeft w:val="0"/>
      <w:marRight w:val="0"/>
      <w:marTop w:val="0"/>
      <w:marBottom w:val="0"/>
      <w:divBdr>
        <w:top w:val="none" w:sz="0" w:space="0" w:color="auto"/>
        <w:left w:val="none" w:sz="0" w:space="0" w:color="auto"/>
        <w:bottom w:val="none" w:sz="0" w:space="0" w:color="auto"/>
        <w:right w:val="none" w:sz="0" w:space="0" w:color="auto"/>
      </w:divBdr>
      <w:divsChild>
        <w:div w:id="1585142896">
          <w:marLeft w:val="0"/>
          <w:marRight w:val="0"/>
          <w:marTop w:val="0"/>
          <w:marBottom w:val="0"/>
          <w:divBdr>
            <w:top w:val="none" w:sz="0" w:space="0" w:color="auto"/>
            <w:left w:val="none" w:sz="0" w:space="0" w:color="auto"/>
            <w:bottom w:val="none" w:sz="0" w:space="0" w:color="auto"/>
            <w:right w:val="none" w:sz="0" w:space="0" w:color="auto"/>
          </w:divBdr>
          <w:divsChild>
            <w:div w:id="12573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6371">
      <w:bodyDiv w:val="1"/>
      <w:marLeft w:val="0"/>
      <w:marRight w:val="0"/>
      <w:marTop w:val="0"/>
      <w:marBottom w:val="0"/>
      <w:divBdr>
        <w:top w:val="none" w:sz="0" w:space="0" w:color="auto"/>
        <w:left w:val="none" w:sz="0" w:space="0" w:color="auto"/>
        <w:bottom w:val="none" w:sz="0" w:space="0" w:color="auto"/>
        <w:right w:val="none" w:sz="0" w:space="0" w:color="auto"/>
      </w:divBdr>
    </w:div>
    <w:div w:id="1585260143">
      <w:bodyDiv w:val="1"/>
      <w:marLeft w:val="0"/>
      <w:marRight w:val="0"/>
      <w:marTop w:val="0"/>
      <w:marBottom w:val="0"/>
      <w:divBdr>
        <w:top w:val="none" w:sz="0" w:space="0" w:color="auto"/>
        <w:left w:val="none" w:sz="0" w:space="0" w:color="auto"/>
        <w:bottom w:val="none" w:sz="0" w:space="0" w:color="auto"/>
        <w:right w:val="none" w:sz="0" w:space="0" w:color="auto"/>
      </w:divBdr>
    </w:div>
    <w:div w:id="1587420163">
      <w:bodyDiv w:val="1"/>
      <w:marLeft w:val="0"/>
      <w:marRight w:val="0"/>
      <w:marTop w:val="0"/>
      <w:marBottom w:val="0"/>
      <w:divBdr>
        <w:top w:val="none" w:sz="0" w:space="0" w:color="auto"/>
        <w:left w:val="none" w:sz="0" w:space="0" w:color="auto"/>
        <w:bottom w:val="none" w:sz="0" w:space="0" w:color="auto"/>
        <w:right w:val="none" w:sz="0" w:space="0" w:color="auto"/>
      </w:divBdr>
    </w:div>
    <w:div w:id="1589733968">
      <w:bodyDiv w:val="1"/>
      <w:marLeft w:val="0"/>
      <w:marRight w:val="0"/>
      <w:marTop w:val="0"/>
      <w:marBottom w:val="0"/>
      <w:divBdr>
        <w:top w:val="none" w:sz="0" w:space="0" w:color="auto"/>
        <w:left w:val="none" w:sz="0" w:space="0" w:color="auto"/>
        <w:bottom w:val="none" w:sz="0" w:space="0" w:color="auto"/>
        <w:right w:val="none" w:sz="0" w:space="0" w:color="auto"/>
      </w:divBdr>
      <w:divsChild>
        <w:div w:id="1206672009">
          <w:marLeft w:val="0"/>
          <w:marRight w:val="0"/>
          <w:marTop w:val="0"/>
          <w:marBottom w:val="0"/>
          <w:divBdr>
            <w:top w:val="none" w:sz="0" w:space="0" w:color="auto"/>
            <w:left w:val="none" w:sz="0" w:space="0" w:color="auto"/>
            <w:bottom w:val="none" w:sz="0" w:space="0" w:color="auto"/>
            <w:right w:val="none" w:sz="0" w:space="0" w:color="auto"/>
          </w:divBdr>
          <w:divsChild>
            <w:div w:id="207375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239323">
      <w:bodyDiv w:val="1"/>
      <w:marLeft w:val="0"/>
      <w:marRight w:val="0"/>
      <w:marTop w:val="0"/>
      <w:marBottom w:val="0"/>
      <w:divBdr>
        <w:top w:val="none" w:sz="0" w:space="0" w:color="auto"/>
        <w:left w:val="none" w:sz="0" w:space="0" w:color="auto"/>
        <w:bottom w:val="none" w:sz="0" w:space="0" w:color="auto"/>
        <w:right w:val="none" w:sz="0" w:space="0" w:color="auto"/>
      </w:divBdr>
    </w:div>
    <w:div w:id="1595476083">
      <w:bodyDiv w:val="1"/>
      <w:marLeft w:val="0"/>
      <w:marRight w:val="0"/>
      <w:marTop w:val="0"/>
      <w:marBottom w:val="0"/>
      <w:divBdr>
        <w:top w:val="none" w:sz="0" w:space="0" w:color="auto"/>
        <w:left w:val="none" w:sz="0" w:space="0" w:color="auto"/>
        <w:bottom w:val="none" w:sz="0" w:space="0" w:color="auto"/>
        <w:right w:val="none" w:sz="0" w:space="0" w:color="auto"/>
      </w:divBdr>
    </w:div>
    <w:div w:id="1599286170">
      <w:bodyDiv w:val="1"/>
      <w:marLeft w:val="0"/>
      <w:marRight w:val="0"/>
      <w:marTop w:val="0"/>
      <w:marBottom w:val="0"/>
      <w:divBdr>
        <w:top w:val="none" w:sz="0" w:space="0" w:color="auto"/>
        <w:left w:val="none" w:sz="0" w:space="0" w:color="auto"/>
        <w:bottom w:val="none" w:sz="0" w:space="0" w:color="auto"/>
        <w:right w:val="none" w:sz="0" w:space="0" w:color="auto"/>
      </w:divBdr>
    </w:div>
    <w:div w:id="1602253540">
      <w:bodyDiv w:val="1"/>
      <w:marLeft w:val="0"/>
      <w:marRight w:val="0"/>
      <w:marTop w:val="0"/>
      <w:marBottom w:val="0"/>
      <w:divBdr>
        <w:top w:val="none" w:sz="0" w:space="0" w:color="auto"/>
        <w:left w:val="none" w:sz="0" w:space="0" w:color="auto"/>
        <w:bottom w:val="none" w:sz="0" w:space="0" w:color="auto"/>
        <w:right w:val="none" w:sz="0" w:space="0" w:color="auto"/>
      </w:divBdr>
    </w:div>
    <w:div w:id="1603368895">
      <w:bodyDiv w:val="1"/>
      <w:marLeft w:val="0"/>
      <w:marRight w:val="0"/>
      <w:marTop w:val="0"/>
      <w:marBottom w:val="0"/>
      <w:divBdr>
        <w:top w:val="none" w:sz="0" w:space="0" w:color="auto"/>
        <w:left w:val="none" w:sz="0" w:space="0" w:color="auto"/>
        <w:bottom w:val="none" w:sz="0" w:space="0" w:color="auto"/>
        <w:right w:val="none" w:sz="0" w:space="0" w:color="auto"/>
      </w:divBdr>
      <w:divsChild>
        <w:div w:id="588513462">
          <w:marLeft w:val="0"/>
          <w:marRight w:val="0"/>
          <w:marTop w:val="0"/>
          <w:marBottom w:val="0"/>
          <w:divBdr>
            <w:top w:val="none" w:sz="0" w:space="0" w:color="auto"/>
            <w:left w:val="none" w:sz="0" w:space="0" w:color="auto"/>
            <w:bottom w:val="none" w:sz="0" w:space="0" w:color="auto"/>
            <w:right w:val="none" w:sz="0" w:space="0" w:color="auto"/>
          </w:divBdr>
          <w:divsChild>
            <w:div w:id="205273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23850">
      <w:bodyDiv w:val="1"/>
      <w:marLeft w:val="0"/>
      <w:marRight w:val="0"/>
      <w:marTop w:val="0"/>
      <w:marBottom w:val="0"/>
      <w:divBdr>
        <w:top w:val="none" w:sz="0" w:space="0" w:color="auto"/>
        <w:left w:val="none" w:sz="0" w:space="0" w:color="auto"/>
        <w:bottom w:val="none" w:sz="0" w:space="0" w:color="auto"/>
        <w:right w:val="none" w:sz="0" w:space="0" w:color="auto"/>
      </w:divBdr>
    </w:div>
    <w:div w:id="1613509954">
      <w:bodyDiv w:val="1"/>
      <w:marLeft w:val="0"/>
      <w:marRight w:val="0"/>
      <w:marTop w:val="0"/>
      <w:marBottom w:val="0"/>
      <w:divBdr>
        <w:top w:val="none" w:sz="0" w:space="0" w:color="auto"/>
        <w:left w:val="none" w:sz="0" w:space="0" w:color="auto"/>
        <w:bottom w:val="none" w:sz="0" w:space="0" w:color="auto"/>
        <w:right w:val="none" w:sz="0" w:space="0" w:color="auto"/>
      </w:divBdr>
      <w:divsChild>
        <w:div w:id="985554289">
          <w:marLeft w:val="0"/>
          <w:marRight w:val="0"/>
          <w:marTop w:val="0"/>
          <w:marBottom w:val="0"/>
          <w:divBdr>
            <w:top w:val="none" w:sz="0" w:space="0" w:color="auto"/>
            <w:left w:val="none" w:sz="0" w:space="0" w:color="auto"/>
            <w:bottom w:val="none" w:sz="0" w:space="0" w:color="auto"/>
            <w:right w:val="none" w:sz="0" w:space="0" w:color="auto"/>
          </w:divBdr>
          <w:divsChild>
            <w:div w:id="174024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659807">
      <w:bodyDiv w:val="1"/>
      <w:marLeft w:val="0"/>
      <w:marRight w:val="0"/>
      <w:marTop w:val="0"/>
      <w:marBottom w:val="0"/>
      <w:divBdr>
        <w:top w:val="none" w:sz="0" w:space="0" w:color="auto"/>
        <w:left w:val="none" w:sz="0" w:space="0" w:color="auto"/>
        <w:bottom w:val="none" w:sz="0" w:space="0" w:color="auto"/>
        <w:right w:val="none" w:sz="0" w:space="0" w:color="auto"/>
      </w:divBdr>
      <w:divsChild>
        <w:div w:id="1885022657">
          <w:marLeft w:val="0"/>
          <w:marRight w:val="0"/>
          <w:marTop w:val="0"/>
          <w:marBottom w:val="0"/>
          <w:divBdr>
            <w:top w:val="none" w:sz="0" w:space="0" w:color="auto"/>
            <w:left w:val="none" w:sz="0" w:space="0" w:color="auto"/>
            <w:bottom w:val="none" w:sz="0" w:space="0" w:color="auto"/>
            <w:right w:val="none" w:sz="0" w:space="0" w:color="auto"/>
          </w:divBdr>
          <w:divsChild>
            <w:div w:id="137758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568752">
      <w:bodyDiv w:val="1"/>
      <w:marLeft w:val="0"/>
      <w:marRight w:val="0"/>
      <w:marTop w:val="0"/>
      <w:marBottom w:val="0"/>
      <w:divBdr>
        <w:top w:val="none" w:sz="0" w:space="0" w:color="auto"/>
        <w:left w:val="none" w:sz="0" w:space="0" w:color="auto"/>
        <w:bottom w:val="none" w:sz="0" w:space="0" w:color="auto"/>
        <w:right w:val="none" w:sz="0" w:space="0" w:color="auto"/>
      </w:divBdr>
    </w:div>
    <w:div w:id="1627275303">
      <w:bodyDiv w:val="1"/>
      <w:marLeft w:val="0"/>
      <w:marRight w:val="0"/>
      <w:marTop w:val="0"/>
      <w:marBottom w:val="0"/>
      <w:divBdr>
        <w:top w:val="none" w:sz="0" w:space="0" w:color="auto"/>
        <w:left w:val="none" w:sz="0" w:space="0" w:color="auto"/>
        <w:bottom w:val="none" w:sz="0" w:space="0" w:color="auto"/>
        <w:right w:val="none" w:sz="0" w:space="0" w:color="auto"/>
      </w:divBdr>
    </w:div>
    <w:div w:id="1629314621">
      <w:bodyDiv w:val="1"/>
      <w:marLeft w:val="0"/>
      <w:marRight w:val="0"/>
      <w:marTop w:val="0"/>
      <w:marBottom w:val="0"/>
      <w:divBdr>
        <w:top w:val="none" w:sz="0" w:space="0" w:color="auto"/>
        <w:left w:val="none" w:sz="0" w:space="0" w:color="auto"/>
        <w:bottom w:val="none" w:sz="0" w:space="0" w:color="auto"/>
        <w:right w:val="none" w:sz="0" w:space="0" w:color="auto"/>
      </w:divBdr>
    </w:div>
    <w:div w:id="1633631470">
      <w:bodyDiv w:val="1"/>
      <w:marLeft w:val="0"/>
      <w:marRight w:val="0"/>
      <w:marTop w:val="0"/>
      <w:marBottom w:val="0"/>
      <w:divBdr>
        <w:top w:val="none" w:sz="0" w:space="0" w:color="auto"/>
        <w:left w:val="none" w:sz="0" w:space="0" w:color="auto"/>
        <w:bottom w:val="none" w:sz="0" w:space="0" w:color="auto"/>
        <w:right w:val="none" w:sz="0" w:space="0" w:color="auto"/>
      </w:divBdr>
    </w:div>
    <w:div w:id="1635602295">
      <w:bodyDiv w:val="1"/>
      <w:marLeft w:val="0"/>
      <w:marRight w:val="0"/>
      <w:marTop w:val="0"/>
      <w:marBottom w:val="0"/>
      <w:divBdr>
        <w:top w:val="none" w:sz="0" w:space="0" w:color="auto"/>
        <w:left w:val="none" w:sz="0" w:space="0" w:color="auto"/>
        <w:bottom w:val="none" w:sz="0" w:space="0" w:color="auto"/>
        <w:right w:val="none" w:sz="0" w:space="0" w:color="auto"/>
      </w:divBdr>
    </w:div>
    <w:div w:id="1637182102">
      <w:bodyDiv w:val="1"/>
      <w:marLeft w:val="0"/>
      <w:marRight w:val="0"/>
      <w:marTop w:val="0"/>
      <w:marBottom w:val="0"/>
      <w:divBdr>
        <w:top w:val="none" w:sz="0" w:space="0" w:color="auto"/>
        <w:left w:val="none" w:sz="0" w:space="0" w:color="auto"/>
        <w:bottom w:val="none" w:sz="0" w:space="0" w:color="auto"/>
        <w:right w:val="none" w:sz="0" w:space="0" w:color="auto"/>
      </w:divBdr>
    </w:div>
    <w:div w:id="1637761167">
      <w:bodyDiv w:val="1"/>
      <w:marLeft w:val="0"/>
      <w:marRight w:val="0"/>
      <w:marTop w:val="0"/>
      <w:marBottom w:val="0"/>
      <w:divBdr>
        <w:top w:val="none" w:sz="0" w:space="0" w:color="auto"/>
        <w:left w:val="none" w:sz="0" w:space="0" w:color="auto"/>
        <w:bottom w:val="none" w:sz="0" w:space="0" w:color="auto"/>
        <w:right w:val="none" w:sz="0" w:space="0" w:color="auto"/>
      </w:divBdr>
    </w:div>
    <w:div w:id="1638025198">
      <w:bodyDiv w:val="1"/>
      <w:marLeft w:val="0"/>
      <w:marRight w:val="0"/>
      <w:marTop w:val="0"/>
      <w:marBottom w:val="0"/>
      <w:divBdr>
        <w:top w:val="none" w:sz="0" w:space="0" w:color="auto"/>
        <w:left w:val="none" w:sz="0" w:space="0" w:color="auto"/>
        <w:bottom w:val="none" w:sz="0" w:space="0" w:color="auto"/>
        <w:right w:val="none" w:sz="0" w:space="0" w:color="auto"/>
      </w:divBdr>
    </w:div>
    <w:div w:id="1639918864">
      <w:bodyDiv w:val="1"/>
      <w:marLeft w:val="0"/>
      <w:marRight w:val="0"/>
      <w:marTop w:val="0"/>
      <w:marBottom w:val="0"/>
      <w:divBdr>
        <w:top w:val="none" w:sz="0" w:space="0" w:color="auto"/>
        <w:left w:val="none" w:sz="0" w:space="0" w:color="auto"/>
        <w:bottom w:val="none" w:sz="0" w:space="0" w:color="auto"/>
        <w:right w:val="none" w:sz="0" w:space="0" w:color="auto"/>
      </w:divBdr>
    </w:div>
    <w:div w:id="1642534876">
      <w:bodyDiv w:val="1"/>
      <w:marLeft w:val="0"/>
      <w:marRight w:val="0"/>
      <w:marTop w:val="0"/>
      <w:marBottom w:val="0"/>
      <w:divBdr>
        <w:top w:val="none" w:sz="0" w:space="0" w:color="auto"/>
        <w:left w:val="none" w:sz="0" w:space="0" w:color="auto"/>
        <w:bottom w:val="none" w:sz="0" w:space="0" w:color="auto"/>
        <w:right w:val="none" w:sz="0" w:space="0" w:color="auto"/>
      </w:divBdr>
    </w:div>
    <w:div w:id="1643540282">
      <w:bodyDiv w:val="1"/>
      <w:marLeft w:val="0"/>
      <w:marRight w:val="0"/>
      <w:marTop w:val="0"/>
      <w:marBottom w:val="0"/>
      <w:divBdr>
        <w:top w:val="none" w:sz="0" w:space="0" w:color="auto"/>
        <w:left w:val="none" w:sz="0" w:space="0" w:color="auto"/>
        <w:bottom w:val="none" w:sz="0" w:space="0" w:color="auto"/>
        <w:right w:val="none" w:sz="0" w:space="0" w:color="auto"/>
      </w:divBdr>
    </w:div>
    <w:div w:id="1644654396">
      <w:bodyDiv w:val="1"/>
      <w:marLeft w:val="0"/>
      <w:marRight w:val="0"/>
      <w:marTop w:val="0"/>
      <w:marBottom w:val="0"/>
      <w:divBdr>
        <w:top w:val="none" w:sz="0" w:space="0" w:color="auto"/>
        <w:left w:val="none" w:sz="0" w:space="0" w:color="auto"/>
        <w:bottom w:val="none" w:sz="0" w:space="0" w:color="auto"/>
        <w:right w:val="none" w:sz="0" w:space="0" w:color="auto"/>
      </w:divBdr>
      <w:divsChild>
        <w:div w:id="2083867712">
          <w:marLeft w:val="0"/>
          <w:marRight w:val="0"/>
          <w:marTop w:val="0"/>
          <w:marBottom w:val="0"/>
          <w:divBdr>
            <w:top w:val="none" w:sz="0" w:space="0" w:color="auto"/>
            <w:left w:val="none" w:sz="0" w:space="0" w:color="auto"/>
            <w:bottom w:val="none" w:sz="0" w:space="0" w:color="auto"/>
            <w:right w:val="none" w:sz="0" w:space="0" w:color="auto"/>
          </w:divBdr>
          <w:divsChild>
            <w:div w:id="12820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5314">
      <w:bodyDiv w:val="1"/>
      <w:marLeft w:val="0"/>
      <w:marRight w:val="0"/>
      <w:marTop w:val="0"/>
      <w:marBottom w:val="0"/>
      <w:divBdr>
        <w:top w:val="none" w:sz="0" w:space="0" w:color="auto"/>
        <w:left w:val="none" w:sz="0" w:space="0" w:color="auto"/>
        <w:bottom w:val="none" w:sz="0" w:space="0" w:color="auto"/>
        <w:right w:val="none" w:sz="0" w:space="0" w:color="auto"/>
      </w:divBdr>
    </w:div>
    <w:div w:id="1652834253">
      <w:bodyDiv w:val="1"/>
      <w:marLeft w:val="0"/>
      <w:marRight w:val="0"/>
      <w:marTop w:val="0"/>
      <w:marBottom w:val="0"/>
      <w:divBdr>
        <w:top w:val="none" w:sz="0" w:space="0" w:color="auto"/>
        <w:left w:val="none" w:sz="0" w:space="0" w:color="auto"/>
        <w:bottom w:val="none" w:sz="0" w:space="0" w:color="auto"/>
        <w:right w:val="none" w:sz="0" w:space="0" w:color="auto"/>
      </w:divBdr>
    </w:div>
    <w:div w:id="1653364000">
      <w:bodyDiv w:val="1"/>
      <w:marLeft w:val="0"/>
      <w:marRight w:val="0"/>
      <w:marTop w:val="0"/>
      <w:marBottom w:val="0"/>
      <w:divBdr>
        <w:top w:val="none" w:sz="0" w:space="0" w:color="auto"/>
        <w:left w:val="none" w:sz="0" w:space="0" w:color="auto"/>
        <w:bottom w:val="none" w:sz="0" w:space="0" w:color="auto"/>
        <w:right w:val="none" w:sz="0" w:space="0" w:color="auto"/>
      </w:divBdr>
    </w:div>
    <w:div w:id="1655377829">
      <w:bodyDiv w:val="1"/>
      <w:marLeft w:val="0"/>
      <w:marRight w:val="0"/>
      <w:marTop w:val="0"/>
      <w:marBottom w:val="0"/>
      <w:divBdr>
        <w:top w:val="none" w:sz="0" w:space="0" w:color="auto"/>
        <w:left w:val="none" w:sz="0" w:space="0" w:color="auto"/>
        <w:bottom w:val="none" w:sz="0" w:space="0" w:color="auto"/>
        <w:right w:val="none" w:sz="0" w:space="0" w:color="auto"/>
      </w:divBdr>
    </w:div>
    <w:div w:id="1655791722">
      <w:bodyDiv w:val="1"/>
      <w:marLeft w:val="0"/>
      <w:marRight w:val="0"/>
      <w:marTop w:val="0"/>
      <w:marBottom w:val="0"/>
      <w:divBdr>
        <w:top w:val="none" w:sz="0" w:space="0" w:color="auto"/>
        <w:left w:val="none" w:sz="0" w:space="0" w:color="auto"/>
        <w:bottom w:val="none" w:sz="0" w:space="0" w:color="auto"/>
        <w:right w:val="none" w:sz="0" w:space="0" w:color="auto"/>
      </w:divBdr>
    </w:div>
    <w:div w:id="1658000947">
      <w:bodyDiv w:val="1"/>
      <w:marLeft w:val="0"/>
      <w:marRight w:val="0"/>
      <w:marTop w:val="0"/>
      <w:marBottom w:val="0"/>
      <w:divBdr>
        <w:top w:val="none" w:sz="0" w:space="0" w:color="auto"/>
        <w:left w:val="none" w:sz="0" w:space="0" w:color="auto"/>
        <w:bottom w:val="none" w:sz="0" w:space="0" w:color="auto"/>
        <w:right w:val="none" w:sz="0" w:space="0" w:color="auto"/>
      </w:divBdr>
      <w:divsChild>
        <w:div w:id="1196233792">
          <w:marLeft w:val="0"/>
          <w:marRight w:val="0"/>
          <w:marTop w:val="0"/>
          <w:marBottom w:val="0"/>
          <w:divBdr>
            <w:top w:val="none" w:sz="0" w:space="0" w:color="auto"/>
            <w:left w:val="none" w:sz="0" w:space="0" w:color="auto"/>
            <w:bottom w:val="none" w:sz="0" w:space="0" w:color="auto"/>
            <w:right w:val="none" w:sz="0" w:space="0" w:color="auto"/>
          </w:divBdr>
          <w:divsChild>
            <w:div w:id="128681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1838">
      <w:bodyDiv w:val="1"/>
      <w:marLeft w:val="0"/>
      <w:marRight w:val="0"/>
      <w:marTop w:val="0"/>
      <w:marBottom w:val="0"/>
      <w:divBdr>
        <w:top w:val="none" w:sz="0" w:space="0" w:color="auto"/>
        <w:left w:val="none" w:sz="0" w:space="0" w:color="auto"/>
        <w:bottom w:val="none" w:sz="0" w:space="0" w:color="auto"/>
        <w:right w:val="none" w:sz="0" w:space="0" w:color="auto"/>
      </w:divBdr>
    </w:div>
    <w:div w:id="1663509706">
      <w:bodyDiv w:val="1"/>
      <w:marLeft w:val="0"/>
      <w:marRight w:val="0"/>
      <w:marTop w:val="0"/>
      <w:marBottom w:val="0"/>
      <w:divBdr>
        <w:top w:val="none" w:sz="0" w:space="0" w:color="auto"/>
        <w:left w:val="none" w:sz="0" w:space="0" w:color="auto"/>
        <w:bottom w:val="none" w:sz="0" w:space="0" w:color="auto"/>
        <w:right w:val="none" w:sz="0" w:space="0" w:color="auto"/>
      </w:divBdr>
    </w:div>
    <w:div w:id="1668705196">
      <w:bodyDiv w:val="1"/>
      <w:marLeft w:val="0"/>
      <w:marRight w:val="0"/>
      <w:marTop w:val="0"/>
      <w:marBottom w:val="0"/>
      <w:divBdr>
        <w:top w:val="none" w:sz="0" w:space="0" w:color="auto"/>
        <w:left w:val="none" w:sz="0" w:space="0" w:color="auto"/>
        <w:bottom w:val="none" w:sz="0" w:space="0" w:color="auto"/>
        <w:right w:val="none" w:sz="0" w:space="0" w:color="auto"/>
      </w:divBdr>
    </w:div>
    <w:div w:id="1671324006">
      <w:bodyDiv w:val="1"/>
      <w:marLeft w:val="0"/>
      <w:marRight w:val="0"/>
      <w:marTop w:val="0"/>
      <w:marBottom w:val="0"/>
      <w:divBdr>
        <w:top w:val="none" w:sz="0" w:space="0" w:color="auto"/>
        <w:left w:val="none" w:sz="0" w:space="0" w:color="auto"/>
        <w:bottom w:val="none" w:sz="0" w:space="0" w:color="auto"/>
        <w:right w:val="none" w:sz="0" w:space="0" w:color="auto"/>
      </w:divBdr>
      <w:divsChild>
        <w:div w:id="708797750">
          <w:marLeft w:val="0"/>
          <w:marRight w:val="0"/>
          <w:marTop w:val="0"/>
          <w:marBottom w:val="0"/>
          <w:divBdr>
            <w:top w:val="none" w:sz="0" w:space="0" w:color="auto"/>
            <w:left w:val="none" w:sz="0" w:space="0" w:color="auto"/>
            <w:bottom w:val="none" w:sz="0" w:space="0" w:color="auto"/>
            <w:right w:val="none" w:sz="0" w:space="0" w:color="auto"/>
          </w:divBdr>
          <w:divsChild>
            <w:div w:id="88653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133">
      <w:bodyDiv w:val="1"/>
      <w:marLeft w:val="0"/>
      <w:marRight w:val="0"/>
      <w:marTop w:val="0"/>
      <w:marBottom w:val="0"/>
      <w:divBdr>
        <w:top w:val="none" w:sz="0" w:space="0" w:color="auto"/>
        <w:left w:val="none" w:sz="0" w:space="0" w:color="auto"/>
        <w:bottom w:val="none" w:sz="0" w:space="0" w:color="auto"/>
        <w:right w:val="none" w:sz="0" w:space="0" w:color="auto"/>
      </w:divBdr>
    </w:div>
    <w:div w:id="1675183951">
      <w:bodyDiv w:val="1"/>
      <w:marLeft w:val="0"/>
      <w:marRight w:val="0"/>
      <w:marTop w:val="0"/>
      <w:marBottom w:val="0"/>
      <w:divBdr>
        <w:top w:val="none" w:sz="0" w:space="0" w:color="auto"/>
        <w:left w:val="none" w:sz="0" w:space="0" w:color="auto"/>
        <w:bottom w:val="none" w:sz="0" w:space="0" w:color="auto"/>
        <w:right w:val="none" w:sz="0" w:space="0" w:color="auto"/>
      </w:divBdr>
    </w:div>
    <w:div w:id="1680430030">
      <w:bodyDiv w:val="1"/>
      <w:marLeft w:val="0"/>
      <w:marRight w:val="0"/>
      <w:marTop w:val="0"/>
      <w:marBottom w:val="0"/>
      <w:divBdr>
        <w:top w:val="none" w:sz="0" w:space="0" w:color="auto"/>
        <w:left w:val="none" w:sz="0" w:space="0" w:color="auto"/>
        <w:bottom w:val="none" w:sz="0" w:space="0" w:color="auto"/>
        <w:right w:val="none" w:sz="0" w:space="0" w:color="auto"/>
      </w:divBdr>
    </w:div>
    <w:div w:id="1681814462">
      <w:bodyDiv w:val="1"/>
      <w:marLeft w:val="0"/>
      <w:marRight w:val="0"/>
      <w:marTop w:val="0"/>
      <w:marBottom w:val="0"/>
      <w:divBdr>
        <w:top w:val="none" w:sz="0" w:space="0" w:color="auto"/>
        <w:left w:val="none" w:sz="0" w:space="0" w:color="auto"/>
        <w:bottom w:val="none" w:sz="0" w:space="0" w:color="auto"/>
        <w:right w:val="none" w:sz="0" w:space="0" w:color="auto"/>
      </w:divBdr>
    </w:div>
    <w:div w:id="1685748670">
      <w:bodyDiv w:val="1"/>
      <w:marLeft w:val="0"/>
      <w:marRight w:val="0"/>
      <w:marTop w:val="0"/>
      <w:marBottom w:val="0"/>
      <w:divBdr>
        <w:top w:val="none" w:sz="0" w:space="0" w:color="auto"/>
        <w:left w:val="none" w:sz="0" w:space="0" w:color="auto"/>
        <w:bottom w:val="none" w:sz="0" w:space="0" w:color="auto"/>
        <w:right w:val="none" w:sz="0" w:space="0" w:color="auto"/>
      </w:divBdr>
    </w:div>
    <w:div w:id="1687977907">
      <w:bodyDiv w:val="1"/>
      <w:marLeft w:val="0"/>
      <w:marRight w:val="0"/>
      <w:marTop w:val="0"/>
      <w:marBottom w:val="0"/>
      <w:divBdr>
        <w:top w:val="none" w:sz="0" w:space="0" w:color="auto"/>
        <w:left w:val="none" w:sz="0" w:space="0" w:color="auto"/>
        <w:bottom w:val="none" w:sz="0" w:space="0" w:color="auto"/>
        <w:right w:val="none" w:sz="0" w:space="0" w:color="auto"/>
      </w:divBdr>
    </w:div>
    <w:div w:id="1690523952">
      <w:bodyDiv w:val="1"/>
      <w:marLeft w:val="0"/>
      <w:marRight w:val="0"/>
      <w:marTop w:val="0"/>
      <w:marBottom w:val="0"/>
      <w:divBdr>
        <w:top w:val="none" w:sz="0" w:space="0" w:color="auto"/>
        <w:left w:val="none" w:sz="0" w:space="0" w:color="auto"/>
        <w:bottom w:val="none" w:sz="0" w:space="0" w:color="auto"/>
        <w:right w:val="none" w:sz="0" w:space="0" w:color="auto"/>
      </w:divBdr>
    </w:div>
    <w:div w:id="1692411429">
      <w:bodyDiv w:val="1"/>
      <w:marLeft w:val="0"/>
      <w:marRight w:val="0"/>
      <w:marTop w:val="0"/>
      <w:marBottom w:val="0"/>
      <w:divBdr>
        <w:top w:val="none" w:sz="0" w:space="0" w:color="auto"/>
        <w:left w:val="none" w:sz="0" w:space="0" w:color="auto"/>
        <w:bottom w:val="none" w:sz="0" w:space="0" w:color="auto"/>
        <w:right w:val="none" w:sz="0" w:space="0" w:color="auto"/>
      </w:divBdr>
    </w:div>
    <w:div w:id="1708021751">
      <w:bodyDiv w:val="1"/>
      <w:marLeft w:val="0"/>
      <w:marRight w:val="0"/>
      <w:marTop w:val="0"/>
      <w:marBottom w:val="0"/>
      <w:divBdr>
        <w:top w:val="none" w:sz="0" w:space="0" w:color="auto"/>
        <w:left w:val="none" w:sz="0" w:space="0" w:color="auto"/>
        <w:bottom w:val="none" w:sz="0" w:space="0" w:color="auto"/>
        <w:right w:val="none" w:sz="0" w:space="0" w:color="auto"/>
      </w:divBdr>
      <w:divsChild>
        <w:div w:id="260068724">
          <w:marLeft w:val="0"/>
          <w:marRight w:val="0"/>
          <w:marTop w:val="0"/>
          <w:marBottom w:val="0"/>
          <w:divBdr>
            <w:top w:val="none" w:sz="0" w:space="0" w:color="auto"/>
            <w:left w:val="none" w:sz="0" w:space="0" w:color="auto"/>
            <w:bottom w:val="none" w:sz="0" w:space="0" w:color="auto"/>
            <w:right w:val="none" w:sz="0" w:space="0" w:color="auto"/>
          </w:divBdr>
          <w:divsChild>
            <w:div w:id="27822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09979">
      <w:bodyDiv w:val="1"/>
      <w:marLeft w:val="0"/>
      <w:marRight w:val="0"/>
      <w:marTop w:val="0"/>
      <w:marBottom w:val="0"/>
      <w:divBdr>
        <w:top w:val="none" w:sz="0" w:space="0" w:color="auto"/>
        <w:left w:val="none" w:sz="0" w:space="0" w:color="auto"/>
        <w:bottom w:val="none" w:sz="0" w:space="0" w:color="auto"/>
        <w:right w:val="none" w:sz="0" w:space="0" w:color="auto"/>
      </w:divBdr>
    </w:div>
    <w:div w:id="1709987467">
      <w:bodyDiv w:val="1"/>
      <w:marLeft w:val="0"/>
      <w:marRight w:val="0"/>
      <w:marTop w:val="0"/>
      <w:marBottom w:val="0"/>
      <w:divBdr>
        <w:top w:val="none" w:sz="0" w:space="0" w:color="auto"/>
        <w:left w:val="none" w:sz="0" w:space="0" w:color="auto"/>
        <w:bottom w:val="none" w:sz="0" w:space="0" w:color="auto"/>
        <w:right w:val="none" w:sz="0" w:space="0" w:color="auto"/>
      </w:divBdr>
      <w:divsChild>
        <w:div w:id="1186792531">
          <w:marLeft w:val="0"/>
          <w:marRight w:val="0"/>
          <w:marTop w:val="0"/>
          <w:marBottom w:val="0"/>
          <w:divBdr>
            <w:top w:val="none" w:sz="0" w:space="0" w:color="auto"/>
            <w:left w:val="none" w:sz="0" w:space="0" w:color="auto"/>
            <w:bottom w:val="none" w:sz="0" w:space="0" w:color="auto"/>
            <w:right w:val="none" w:sz="0" w:space="0" w:color="auto"/>
          </w:divBdr>
          <w:divsChild>
            <w:div w:id="141420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493782">
      <w:bodyDiv w:val="1"/>
      <w:marLeft w:val="0"/>
      <w:marRight w:val="0"/>
      <w:marTop w:val="0"/>
      <w:marBottom w:val="0"/>
      <w:divBdr>
        <w:top w:val="none" w:sz="0" w:space="0" w:color="auto"/>
        <w:left w:val="none" w:sz="0" w:space="0" w:color="auto"/>
        <w:bottom w:val="none" w:sz="0" w:space="0" w:color="auto"/>
        <w:right w:val="none" w:sz="0" w:space="0" w:color="auto"/>
      </w:divBdr>
    </w:div>
    <w:div w:id="1711689828">
      <w:bodyDiv w:val="1"/>
      <w:marLeft w:val="0"/>
      <w:marRight w:val="0"/>
      <w:marTop w:val="0"/>
      <w:marBottom w:val="0"/>
      <w:divBdr>
        <w:top w:val="none" w:sz="0" w:space="0" w:color="auto"/>
        <w:left w:val="none" w:sz="0" w:space="0" w:color="auto"/>
        <w:bottom w:val="none" w:sz="0" w:space="0" w:color="auto"/>
        <w:right w:val="none" w:sz="0" w:space="0" w:color="auto"/>
      </w:divBdr>
    </w:div>
    <w:div w:id="1713536039">
      <w:bodyDiv w:val="1"/>
      <w:marLeft w:val="0"/>
      <w:marRight w:val="0"/>
      <w:marTop w:val="0"/>
      <w:marBottom w:val="0"/>
      <w:divBdr>
        <w:top w:val="none" w:sz="0" w:space="0" w:color="auto"/>
        <w:left w:val="none" w:sz="0" w:space="0" w:color="auto"/>
        <w:bottom w:val="none" w:sz="0" w:space="0" w:color="auto"/>
        <w:right w:val="none" w:sz="0" w:space="0" w:color="auto"/>
      </w:divBdr>
      <w:divsChild>
        <w:div w:id="748426631">
          <w:marLeft w:val="0"/>
          <w:marRight w:val="0"/>
          <w:marTop w:val="0"/>
          <w:marBottom w:val="0"/>
          <w:divBdr>
            <w:top w:val="none" w:sz="0" w:space="0" w:color="auto"/>
            <w:left w:val="none" w:sz="0" w:space="0" w:color="auto"/>
            <w:bottom w:val="none" w:sz="0" w:space="0" w:color="auto"/>
            <w:right w:val="none" w:sz="0" w:space="0" w:color="auto"/>
          </w:divBdr>
          <w:divsChild>
            <w:div w:id="330959606">
              <w:marLeft w:val="0"/>
              <w:marRight w:val="0"/>
              <w:marTop w:val="0"/>
              <w:marBottom w:val="0"/>
              <w:divBdr>
                <w:top w:val="none" w:sz="0" w:space="0" w:color="auto"/>
                <w:left w:val="none" w:sz="0" w:space="0" w:color="auto"/>
                <w:bottom w:val="none" w:sz="0" w:space="0" w:color="auto"/>
                <w:right w:val="none" w:sz="0" w:space="0" w:color="auto"/>
              </w:divBdr>
            </w:div>
            <w:div w:id="735200377">
              <w:marLeft w:val="0"/>
              <w:marRight w:val="0"/>
              <w:marTop w:val="0"/>
              <w:marBottom w:val="0"/>
              <w:divBdr>
                <w:top w:val="none" w:sz="0" w:space="0" w:color="auto"/>
                <w:left w:val="none" w:sz="0" w:space="0" w:color="auto"/>
                <w:bottom w:val="none" w:sz="0" w:space="0" w:color="auto"/>
                <w:right w:val="none" w:sz="0" w:space="0" w:color="auto"/>
              </w:divBdr>
            </w:div>
            <w:div w:id="1362318768">
              <w:marLeft w:val="0"/>
              <w:marRight w:val="0"/>
              <w:marTop w:val="0"/>
              <w:marBottom w:val="0"/>
              <w:divBdr>
                <w:top w:val="none" w:sz="0" w:space="0" w:color="auto"/>
                <w:left w:val="none" w:sz="0" w:space="0" w:color="auto"/>
                <w:bottom w:val="none" w:sz="0" w:space="0" w:color="auto"/>
                <w:right w:val="none" w:sz="0" w:space="0" w:color="auto"/>
              </w:divBdr>
            </w:div>
            <w:div w:id="1617788231">
              <w:marLeft w:val="0"/>
              <w:marRight w:val="0"/>
              <w:marTop w:val="0"/>
              <w:marBottom w:val="0"/>
              <w:divBdr>
                <w:top w:val="none" w:sz="0" w:space="0" w:color="auto"/>
                <w:left w:val="none" w:sz="0" w:space="0" w:color="auto"/>
                <w:bottom w:val="none" w:sz="0" w:space="0" w:color="auto"/>
                <w:right w:val="none" w:sz="0" w:space="0" w:color="auto"/>
              </w:divBdr>
            </w:div>
            <w:div w:id="1852142444">
              <w:marLeft w:val="0"/>
              <w:marRight w:val="0"/>
              <w:marTop w:val="0"/>
              <w:marBottom w:val="0"/>
              <w:divBdr>
                <w:top w:val="none" w:sz="0" w:space="0" w:color="auto"/>
                <w:left w:val="none" w:sz="0" w:space="0" w:color="auto"/>
                <w:bottom w:val="none" w:sz="0" w:space="0" w:color="auto"/>
                <w:right w:val="none" w:sz="0" w:space="0" w:color="auto"/>
              </w:divBdr>
            </w:div>
            <w:div w:id="1980761904">
              <w:marLeft w:val="0"/>
              <w:marRight w:val="0"/>
              <w:marTop w:val="0"/>
              <w:marBottom w:val="0"/>
              <w:divBdr>
                <w:top w:val="none" w:sz="0" w:space="0" w:color="auto"/>
                <w:left w:val="none" w:sz="0" w:space="0" w:color="auto"/>
                <w:bottom w:val="none" w:sz="0" w:space="0" w:color="auto"/>
                <w:right w:val="none" w:sz="0" w:space="0" w:color="auto"/>
              </w:divBdr>
            </w:div>
            <w:div w:id="211196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6008">
      <w:bodyDiv w:val="1"/>
      <w:marLeft w:val="0"/>
      <w:marRight w:val="0"/>
      <w:marTop w:val="0"/>
      <w:marBottom w:val="0"/>
      <w:divBdr>
        <w:top w:val="none" w:sz="0" w:space="0" w:color="auto"/>
        <w:left w:val="none" w:sz="0" w:space="0" w:color="auto"/>
        <w:bottom w:val="none" w:sz="0" w:space="0" w:color="auto"/>
        <w:right w:val="none" w:sz="0" w:space="0" w:color="auto"/>
      </w:divBdr>
    </w:div>
    <w:div w:id="1715349834">
      <w:bodyDiv w:val="1"/>
      <w:marLeft w:val="0"/>
      <w:marRight w:val="0"/>
      <w:marTop w:val="0"/>
      <w:marBottom w:val="0"/>
      <w:divBdr>
        <w:top w:val="none" w:sz="0" w:space="0" w:color="auto"/>
        <w:left w:val="none" w:sz="0" w:space="0" w:color="auto"/>
        <w:bottom w:val="none" w:sz="0" w:space="0" w:color="auto"/>
        <w:right w:val="none" w:sz="0" w:space="0" w:color="auto"/>
      </w:divBdr>
    </w:div>
    <w:div w:id="1716734802">
      <w:bodyDiv w:val="1"/>
      <w:marLeft w:val="0"/>
      <w:marRight w:val="0"/>
      <w:marTop w:val="0"/>
      <w:marBottom w:val="0"/>
      <w:divBdr>
        <w:top w:val="none" w:sz="0" w:space="0" w:color="auto"/>
        <w:left w:val="none" w:sz="0" w:space="0" w:color="auto"/>
        <w:bottom w:val="none" w:sz="0" w:space="0" w:color="auto"/>
        <w:right w:val="none" w:sz="0" w:space="0" w:color="auto"/>
      </w:divBdr>
    </w:div>
    <w:div w:id="1720283745">
      <w:bodyDiv w:val="1"/>
      <w:marLeft w:val="0"/>
      <w:marRight w:val="0"/>
      <w:marTop w:val="0"/>
      <w:marBottom w:val="0"/>
      <w:divBdr>
        <w:top w:val="none" w:sz="0" w:space="0" w:color="auto"/>
        <w:left w:val="none" w:sz="0" w:space="0" w:color="auto"/>
        <w:bottom w:val="none" w:sz="0" w:space="0" w:color="auto"/>
        <w:right w:val="none" w:sz="0" w:space="0" w:color="auto"/>
      </w:divBdr>
    </w:div>
    <w:div w:id="1723291762">
      <w:bodyDiv w:val="1"/>
      <w:marLeft w:val="0"/>
      <w:marRight w:val="0"/>
      <w:marTop w:val="0"/>
      <w:marBottom w:val="0"/>
      <w:divBdr>
        <w:top w:val="none" w:sz="0" w:space="0" w:color="auto"/>
        <w:left w:val="none" w:sz="0" w:space="0" w:color="auto"/>
        <w:bottom w:val="none" w:sz="0" w:space="0" w:color="auto"/>
        <w:right w:val="none" w:sz="0" w:space="0" w:color="auto"/>
      </w:divBdr>
    </w:div>
    <w:div w:id="1728990982">
      <w:bodyDiv w:val="1"/>
      <w:marLeft w:val="0"/>
      <w:marRight w:val="0"/>
      <w:marTop w:val="0"/>
      <w:marBottom w:val="0"/>
      <w:divBdr>
        <w:top w:val="none" w:sz="0" w:space="0" w:color="auto"/>
        <w:left w:val="none" w:sz="0" w:space="0" w:color="auto"/>
        <w:bottom w:val="none" w:sz="0" w:space="0" w:color="auto"/>
        <w:right w:val="none" w:sz="0" w:space="0" w:color="auto"/>
      </w:divBdr>
    </w:div>
    <w:div w:id="1729301227">
      <w:bodyDiv w:val="1"/>
      <w:marLeft w:val="0"/>
      <w:marRight w:val="0"/>
      <w:marTop w:val="0"/>
      <w:marBottom w:val="0"/>
      <w:divBdr>
        <w:top w:val="none" w:sz="0" w:space="0" w:color="auto"/>
        <w:left w:val="none" w:sz="0" w:space="0" w:color="auto"/>
        <w:bottom w:val="none" w:sz="0" w:space="0" w:color="auto"/>
        <w:right w:val="none" w:sz="0" w:space="0" w:color="auto"/>
      </w:divBdr>
      <w:divsChild>
        <w:div w:id="1335262039">
          <w:marLeft w:val="0"/>
          <w:marRight w:val="0"/>
          <w:marTop w:val="0"/>
          <w:marBottom w:val="0"/>
          <w:divBdr>
            <w:top w:val="none" w:sz="0" w:space="0" w:color="auto"/>
            <w:left w:val="none" w:sz="0" w:space="0" w:color="auto"/>
            <w:bottom w:val="none" w:sz="0" w:space="0" w:color="auto"/>
            <w:right w:val="none" w:sz="0" w:space="0" w:color="auto"/>
          </w:divBdr>
          <w:divsChild>
            <w:div w:id="45163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237171">
      <w:bodyDiv w:val="1"/>
      <w:marLeft w:val="0"/>
      <w:marRight w:val="0"/>
      <w:marTop w:val="0"/>
      <w:marBottom w:val="0"/>
      <w:divBdr>
        <w:top w:val="none" w:sz="0" w:space="0" w:color="auto"/>
        <w:left w:val="none" w:sz="0" w:space="0" w:color="auto"/>
        <w:bottom w:val="none" w:sz="0" w:space="0" w:color="auto"/>
        <w:right w:val="none" w:sz="0" w:space="0" w:color="auto"/>
      </w:divBdr>
    </w:div>
    <w:div w:id="1739862199">
      <w:bodyDiv w:val="1"/>
      <w:marLeft w:val="0"/>
      <w:marRight w:val="0"/>
      <w:marTop w:val="0"/>
      <w:marBottom w:val="0"/>
      <w:divBdr>
        <w:top w:val="none" w:sz="0" w:space="0" w:color="auto"/>
        <w:left w:val="none" w:sz="0" w:space="0" w:color="auto"/>
        <w:bottom w:val="none" w:sz="0" w:space="0" w:color="auto"/>
        <w:right w:val="none" w:sz="0" w:space="0" w:color="auto"/>
      </w:divBdr>
    </w:div>
    <w:div w:id="1748963711">
      <w:bodyDiv w:val="1"/>
      <w:marLeft w:val="0"/>
      <w:marRight w:val="0"/>
      <w:marTop w:val="0"/>
      <w:marBottom w:val="0"/>
      <w:divBdr>
        <w:top w:val="none" w:sz="0" w:space="0" w:color="auto"/>
        <w:left w:val="none" w:sz="0" w:space="0" w:color="auto"/>
        <w:bottom w:val="none" w:sz="0" w:space="0" w:color="auto"/>
        <w:right w:val="none" w:sz="0" w:space="0" w:color="auto"/>
      </w:divBdr>
    </w:div>
    <w:div w:id="1749036884">
      <w:bodyDiv w:val="1"/>
      <w:marLeft w:val="0"/>
      <w:marRight w:val="0"/>
      <w:marTop w:val="0"/>
      <w:marBottom w:val="0"/>
      <w:divBdr>
        <w:top w:val="none" w:sz="0" w:space="0" w:color="auto"/>
        <w:left w:val="none" w:sz="0" w:space="0" w:color="auto"/>
        <w:bottom w:val="none" w:sz="0" w:space="0" w:color="auto"/>
        <w:right w:val="none" w:sz="0" w:space="0" w:color="auto"/>
      </w:divBdr>
    </w:div>
    <w:div w:id="1755398372">
      <w:bodyDiv w:val="1"/>
      <w:marLeft w:val="0"/>
      <w:marRight w:val="0"/>
      <w:marTop w:val="0"/>
      <w:marBottom w:val="0"/>
      <w:divBdr>
        <w:top w:val="none" w:sz="0" w:space="0" w:color="auto"/>
        <w:left w:val="none" w:sz="0" w:space="0" w:color="auto"/>
        <w:bottom w:val="none" w:sz="0" w:space="0" w:color="auto"/>
        <w:right w:val="none" w:sz="0" w:space="0" w:color="auto"/>
      </w:divBdr>
    </w:div>
    <w:div w:id="1756635214">
      <w:bodyDiv w:val="1"/>
      <w:marLeft w:val="0"/>
      <w:marRight w:val="0"/>
      <w:marTop w:val="0"/>
      <w:marBottom w:val="0"/>
      <w:divBdr>
        <w:top w:val="none" w:sz="0" w:space="0" w:color="auto"/>
        <w:left w:val="none" w:sz="0" w:space="0" w:color="auto"/>
        <w:bottom w:val="none" w:sz="0" w:space="0" w:color="auto"/>
        <w:right w:val="none" w:sz="0" w:space="0" w:color="auto"/>
      </w:divBdr>
    </w:div>
    <w:div w:id="1758868700">
      <w:bodyDiv w:val="1"/>
      <w:marLeft w:val="0"/>
      <w:marRight w:val="0"/>
      <w:marTop w:val="0"/>
      <w:marBottom w:val="0"/>
      <w:divBdr>
        <w:top w:val="none" w:sz="0" w:space="0" w:color="auto"/>
        <w:left w:val="none" w:sz="0" w:space="0" w:color="auto"/>
        <w:bottom w:val="none" w:sz="0" w:space="0" w:color="auto"/>
        <w:right w:val="none" w:sz="0" w:space="0" w:color="auto"/>
      </w:divBdr>
    </w:div>
    <w:div w:id="1760100900">
      <w:bodyDiv w:val="1"/>
      <w:marLeft w:val="0"/>
      <w:marRight w:val="0"/>
      <w:marTop w:val="0"/>
      <w:marBottom w:val="0"/>
      <w:divBdr>
        <w:top w:val="none" w:sz="0" w:space="0" w:color="auto"/>
        <w:left w:val="none" w:sz="0" w:space="0" w:color="auto"/>
        <w:bottom w:val="none" w:sz="0" w:space="0" w:color="auto"/>
        <w:right w:val="none" w:sz="0" w:space="0" w:color="auto"/>
      </w:divBdr>
    </w:div>
    <w:div w:id="1765496488">
      <w:bodyDiv w:val="1"/>
      <w:marLeft w:val="0"/>
      <w:marRight w:val="0"/>
      <w:marTop w:val="0"/>
      <w:marBottom w:val="0"/>
      <w:divBdr>
        <w:top w:val="none" w:sz="0" w:space="0" w:color="auto"/>
        <w:left w:val="none" w:sz="0" w:space="0" w:color="auto"/>
        <w:bottom w:val="none" w:sz="0" w:space="0" w:color="auto"/>
        <w:right w:val="none" w:sz="0" w:space="0" w:color="auto"/>
      </w:divBdr>
    </w:div>
    <w:div w:id="1765954366">
      <w:bodyDiv w:val="1"/>
      <w:marLeft w:val="0"/>
      <w:marRight w:val="0"/>
      <w:marTop w:val="0"/>
      <w:marBottom w:val="0"/>
      <w:divBdr>
        <w:top w:val="none" w:sz="0" w:space="0" w:color="auto"/>
        <w:left w:val="none" w:sz="0" w:space="0" w:color="auto"/>
        <w:bottom w:val="none" w:sz="0" w:space="0" w:color="auto"/>
        <w:right w:val="none" w:sz="0" w:space="0" w:color="auto"/>
      </w:divBdr>
    </w:div>
    <w:div w:id="1767992770">
      <w:bodyDiv w:val="1"/>
      <w:marLeft w:val="0"/>
      <w:marRight w:val="0"/>
      <w:marTop w:val="0"/>
      <w:marBottom w:val="0"/>
      <w:divBdr>
        <w:top w:val="none" w:sz="0" w:space="0" w:color="auto"/>
        <w:left w:val="none" w:sz="0" w:space="0" w:color="auto"/>
        <w:bottom w:val="none" w:sz="0" w:space="0" w:color="auto"/>
        <w:right w:val="none" w:sz="0" w:space="0" w:color="auto"/>
      </w:divBdr>
    </w:div>
    <w:div w:id="1768185536">
      <w:bodyDiv w:val="1"/>
      <w:marLeft w:val="0"/>
      <w:marRight w:val="0"/>
      <w:marTop w:val="0"/>
      <w:marBottom w:val="0"/>
      <w:divBdr>
        <w:top w:val="none" w:sz="0" w:space="0" w:color="auto"/>
        <w:left w:val="none" w:sz="0" w:space="0" w:color="auto"/>
        <w:bottom w:val="none" w:sz="0" w:space="0" w:color="auto"/>
        <w:right w:val="none" w:sz="0" w:space="0" w:color="auto"/>
      </w:divBdr>
    </w:div>
    <w:div w:id="1770543476">
      <w:bodyDiv w:val="1"/>
      <w:marLeft w:val="0"/>
      <w:marRight w:val="0"/>
      <w:marTop w:val="0"/>
      <w:marBottom w:val="0"/>
      <w:divBdr>
        <w:top w:val="none" w:sz="0" w:space="0" w:color="auto"/>
        <w:left w:val="none" w:sz="0" w:space="0" w:color="auto"/>
        <w:bottom w:val="none" w:sz="0" w:space="0" w:color="auto"/>
        <w:right w:val="none" w:sz="0" w:space="0" w:color="auto"/>
      </w:divBdr>
    </w:div>
    <w:div w:id="1775783259">
      <w:bodyDiv w:val="1"/>
      <w:marLeft w:val="0"/>
      <w:marRight w:val="0"/>
      <w:marTop w:val="0"/>
      <w:marBottom w:val="0"/>
      <w:divBdr>
        <w:top w:val="none" w:sz="0" w:space="0" w:color="auto"/>
        <w:left w:val="none" w:sz="0" w:space="0" w:color="auto"/>
        <w:bottom w:val="none" w:sz="0" w:space="0" w:color="auto"/>
        <w:right w:val="none" w:sz="0" w:space="0" w:color="auto"/>
      </w:divBdr>
      <w:divsChild>
        <w:div w:id="1213418871">
          <w:marLeft w:val="0"/>
          <w:marRight w:val="0"/>
          <w:marTop w:val="0"/>
          <w:marBottom w:val="0"/>
          <w:divBdr>
            <w:top w:val="none" w:sz="0" w:space="0" w:color="auto"/>
            <w:left w:val="none" w:sz="0" w:space="0" w:color="auto"/>
            <w:bottom w:val="none" w:sz="0" w:space="0" w:color="auto"/>
            <w:right w:val="none" w:sz="0" w:space="0" w:color="auto"/>
          </w:divBdr>
          <w:divsChild>
            <w:div w:id="137986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34472">
      <w:bodyDiv w:val="1"/>
      <w:marLeft w:val="0"/>
      <w:marRight w:val="0"/>
      <w:marTop w:val="0"/>
      <w:marBottom w:val="0"/>
      <w:divBdr>
        <w:top w:val="none" w:sz="0" w:space="0" w:color="auto"/>
        <w:left w:val="none" w:sz="0" w:space="0" w:color="auto"/>
        <w:bottom w:val="none" w:sz="0" w:space="0" w:color="auto"/>
        <w:right w:val="none" w:sz="0" w:space="0" w:color="auto"/>
      </w:divBdr>
    </w:div>
    <w:div w:id="1785036345">
      <w:bodyDiv w:val="1"/>
      <w:marLeft w:val="0"/>
      <w:marRight w:val="0"/>
      <w:marTop w:val="0"/>
      <w:marBottom w:val="0"/>
      <w:divBdr>
        <w:top w:val="none" w:sz="0" w:space="0" w:color="auto"/>
        <w:left w:val="none" w:sz="0" w:space="0" w:color="auto"/>
        <w:bottom w:val="none" w:sz="0" w:space="0" w:color="auto"/>
        <w:right w:val="none" w:sz="0" w:space="0" w:color="auto"/>
      </w:divBdr>
    </w:div>
    <w:div w:id="1786342786">
      <w:bodyDiv w:val="1"/>
      <w:marLeft w:val="0"/>
      <w:marRight w:val="0"/>
      <w:marTop w:val="0"/>
      <w:marBottom w:val="0"/>
      <w:divBdr>
        <w:top w:val="none" w:sz="0" w:space="0" w:color="auto"/>
        <w:left w:val="none" w:sz="0" w:space="0" w:color="auto"/>
        <w:bottom w:val="none" w:sz="0" w:space="0" w:color="auto"/>
        <w:right w:val="none" w:sz="0" w:space="0" w:color="auto"/>
      </w:divBdr>
    </w:div>
    <w:div w:id="1786651247">
      <w:bodyDiv w:val="1"/>
      <w:marLeft w:val="0"/>
      <w:marRight w:val="0"/>
      <w:marTop w:val="0"/>
      <w:marBottom w:val="0"/>
      <w:divBdr>
        <w:top w:val="none" w:sz="0" w:space="0" w:color="auto"/>
        <w:left w:val="none" w:sz="0" w:space="0" w:color="auto"/>
        <w:bottom w:val="none" w:sz="0" w:space="0" w:color="auto"/>
        <w:right w:val="none" w:sz="0" w:space="0" w:color="auto"/>
      </w:divBdr>
    </w:div>
    <w:div w:id="1788084963">
      <w:bodyDiv w:val="1"/>
      <w:marLeft w:val="0"/>
      <w:marRight w:val="0"/>
      <w:marTop w:val="0"/>
      <w:marBottom w:val="0"/>
      <w:divBdr>
        <w:top w:val="none" w:sz="0" w:space="0" w:color="auto"/>
        <w:left w:val="none" w:sz="0" w:space="0" w:color="auto"/>
        <w:bottom w:val="none" w:sz="0" w:space="0" w:color="auto"/>
        <w:right w:val="none" w:sz="0" w:space="0" w:color="auto"/>
      </w:divBdr>
    </w:div>
    <w:div w:id="1789273910">
      <w:bodyDiv w:val="1"/>
      <w:marLeft w:val="0"/>
      <w:marRight w:val="0"/>
      <w:marTop w:val="0"/>
      <w:marBottom w:val="0"/>
      <w:divBdr>
        <w:top w:val="none" w:sz="0" w:space="0" w:color="auto"/>
        <w:left w:val="none" w:sz="0" w:space="0" w:color="auto"/>
        <w:bottom w:val="none" w:sz="0" w:space="0" w:color="auto"/>
        <w:right w:val="none" w:sz="0" w:space="0" w:color="auto"/>
      </w:divBdr>
    </w:div>
    <w:div w:id="1801074684">
      <w:bodyDiv w:val="1"/>
      <w:marLeft w:val="0"/>
      <w:marRight w:val="0"/>
      <w:marTop w:val="0"/>
      <w:marBottom w:val="0"/>
      <w:divBdr>
        <w:top w:val="none" w:sz="0" w:space="0" w:color="auto"/>
        <w:left w:val="none" w:sz="0" w:space="0" w:color="auto"/>
        <w:bottom w:val="none" w:sz="0" w:space="0" w:color="auto"/>
        <w:right w:val="none" w:sz="0" w:space="0" w:color="auto"/>
      </w:divBdr>
    </w:div>
    <w:div w:id="1806042605">
      <w:bodyDiv w:val="1"/>
      <w:marLeft w:val="0"/>
      <w:marRight w:val="0"/>
      <w:marTop w:val="0"/>
      <w:marBottom w:val="0"/>
      <w:divBdr>
        <w:top w:val="none" w:sz="0" w:space="0" w:color="auto"/>
        <w:left w:val="none" w:sz="0" w:space="0" w:color="auto"/>
        <w:bottom w:val="none" w:sz="0" w:space="0" w:color="auto"/>
        <w:right w:val="none" w:sz="0" w:space="0" w:color="auto"/>
      </w:divBdr>
    </w:div>
    <w:div w:id="1807698020">
      <w:bodyDiv w:val="1"/>
      <w:marLeft w:val="0"/>
      <w:marRight w:val="0"/>
      <w:marTop w:val="0"/>
      <w:marBottom w:val="0"/>
      <w:divBdr>
        <w:top w:val="none" w:sz="0" w:space="0" w:color="auto"/>
        <w:left w:val="none" w:sz="0" w:space="0" w:color="auto"/>
        <w:bottom w:val="none" w:sz="0" w:space="0" w:color="auto"/>
        <w:right w:val="none" w:sz="0" w:space="0" w:color="auto"/>
      </w:divBdr>
    </w:div>
    <w:div w:id="1811287752">
      <w:bodyDiv w:val="1"/>
      <w:marLeft w:val="0"/>
      <w:marRight w:val="0"/>
      <w:marTop w:val="0"/>
      <w:marBottom w:val="0"/>
      <w:divBdr>
        <w:top w:val="none" w:sz="0" w:space="0" w:color="auto"/>
        <w:left w:val="none" w:sz="0" w:space="0" w:color="auto"/>
        <w:bottom w:val="none" w:sz="0" w:space="0" w:color="auto"/>
        <w:right w:val="none" w:sz="0" w:space="0" w:color="auto"/>
      </w:divBdr>
    </w:div>
    <w:div w:id="1820733810">
      <w:bodyDiv w:val="1"/>
      <w:marLeft w:val="0"/>
      <w:marRight w:val="0"/>
      <w:marTop w:val="0"/>
      <w:marBottom w:val="0"/>
      <w:divBdr>
        <w:top w:val="none" w:sz="0" w:space="0" w:color="auto"/>
        <w:left w:val="none" w:sz="0" w:space="0" w:color="auto"/>
        <w:bottom w:val="none" w:sz="0" w:space="0" w:color="auto"/>
        <w:right w:val="none" w:sz="0" w:space="0" w:color="auto"/>
      </w:divBdr>
      <w:divsChild>
        <w:div w:id="1591967709">
          <w:marLeft w:val="0"/>
          <w:marRight w:val="0"/>
          <w:marTop w:val="0"/>
          <w:marBottom w:val="0"/>
          <w:divBdr>
            <w:top w:val="none" w:sz="0" w:space="0" w:color="auto"/>
            <w:left w:val="none" w:sz="0" w:space="0" w:color="auto"/>
            <w:bottom w:val="none" w:sz="0" w:space="0" w:color="auto"/>
            <w:right w:val="none" w:sz="0" w:space="0" w:color="auto"/>
          </w:divBdr>
          <w:divsChild>
            <w:div w:id="197925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89021">
      <w:bodyDiv w:val="1"/>
      <w:marLeft w:val="0"/>
      <w:marRight w:val="0"/>
      <w:marTop w:val="0"/>
      <w:marBottom w:val="0"/>
      <w:divBdr>
        <w:top w:val="none" w:sz="0" w:space="0" w:color="auto"/>
        <w:left w:val="none" w:sz="0" w:space="0" w:color="auto"/>
        <w:bottom w:val="none" w:sz="0" w:space="0" w:color="auto"/>
        <w:right w:val="none" w:sz="0" w:space="0" w:color="auto"/>
      </w:divBdr>
    </w:div>
    <w:div w:id="1828280490">
      <w:bodyDiv w:val="1"/>
      <w:marLeft w:val="0"/>
      <w:marRight w:val="0"/>
      <w:marTop w:val="0"/>
      <w:marBottom w:val="0"/>
      <w:divBdr>
        <w:top w:val="none" w:sz="0" w:space="0" w:color="auto"/>
        <w:left w:val="none" w:sz="0" w:space="0" w:color="auto"/>
        <w:bottom w:val="none" w:sz="0" w:space="0" w:color="auto"/>
        <w:right w:val="none" w:sz="0" w:space="0" w:color="auto"/>
      </w:divBdr>
    </w:div>
    <w:div w:id="1829901956">
      <w:bodyDiv w:val="1"/>
      <w:marLeft w:val="0"/>
      <w:marRight w:val="0"/>
      <w:marTop w:val="0"/>
      <w:marBottom w:val="0"/>
      <w:divBdr>
        <w:top w:val="none" w:sz="0" w:space="0" w:color="auto"/>
        <w:left w:val="none" w:sz="0" w:space="0" w:color="auto"/>
        <w:bottom w:val="none" w:sz="0" w:space="0" w:color="auto"/>
        <w:right w:val="none" w:sz="0" w:space="0" w:color="auto"/>
      </w:divBdr>
      <w:divsChild>
        <w:div w:id="1070273000">
          <w:marLeft w:val="0"/>
          <w:marRight w:val="0"/>
          <w:marTop w:val="0"/>
          <w:marBottom w:val="0"/>
          <w:divBdr>
            <w:top w:val="none" w:sz="0" w:space="0" w:color="auto"/>
            <w:left w:val="none" w:sz="0" w:space="0" w:color="auto"/>
            <w:bottom w:val="none" w:sz="0" w:space="0" w:color="auto"/>
            <w:right w:val="none" w:sz="0" w:space="0" w:color="auto"/>
          </w:divBdr>
          <w:divsChild>
            <w:div w:id="240717665">
              <w:marLeft w:val="0"/>
              <w:marRight w:val="0"/>
              <w:marTop w:val="0"/>
              <w:marBottom w:val="0"/>
              <w:divBdr>
                <w:top w:val="none" w:sz="0" w:space="0" w:color="auto"/>
                <w:left w:val="none" w:sz="0" w:space="0" w:color="auto"/>
                <w:bottom w:val="none" w:sz="0" w:space="0" w:color="auto"/>
                <w:right w:val="none" w:sz="0" w:space="0" w:color="auto"/>
              </w:divBdr>
            </w:div>
            <w:div w:id="19952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24010">
      <w:bodyDiv w:val="1"/>
      <w:marLeft w:val="0"/>
      <w:marRight w:val="0"/>
      <w:marTop w:val="0"/>
      <w:marBottom w:val="0"/>
      <w:divBdr>
        <w:top w:val="none" w:sz="0" w:space="0" w:color="auto"/>
        <w:left w:val="none" w:sz="0" w:space="0" w:color="auto"/>
        <w:bottom w:val="none" w:sz="0" w:space="0" w:color="auto"/>
        <w:right w:val="none" w:sz="0" w:space="0" w:color="auto"/>
      </w:divBdr>
    </w:div>
    <w:div w:id="1832986930">
      <w:bodyDiv w:val="1"/>
      <w:marLeft w:val="0"/>
      <w:marRight w:val="0"/>
      <w:marTop w:val="0"/>
      <w:marBottom w:val="0"/>
      <w:divBdr>
        <w:top w:val="none" w:sz="0" w:space="0" w:color="auto"/>
        <w:left w:val="none" w:sz="0" w:space="0" w:color="auto"/>
        <w:bottom w:val="none" w:sz="0" w:space="0" w:color="auto"/>
        <w:right w:val="none" w:sz="0" w:space="0" w:color="auto"/>
      </w:divBdr>
    </w:div>
    <w:div w:id="1836991389">
      <w:bodyDiv w:val="1"/>
      <w:marLeft w:val="0"/>
      <w:marRight w:val="0"/>
      <w:marTop w:val="0"/>
      <w:marBottom w:val="0"/>
      <w:divBdr>
        <w:top w:val="none" w:sz="0" w:space="0" w:color="auto"/>
        <w:left w:val="none" w:sz="0" w:space="0" w:color="auto"/>
        <w:bottom w:val="none" w:sz="0" w:space="0" w:color="auto"/>
        <w:right w:val="none" w:sz="0" w:space="0" w:color="auto"/>
      </w:divBdr>
      <w:divsChild>
        <w:div w:id="1083454447">
          <w:marLeft w:val="0"/>
          <w:marRight w:val="0"/>
          <w:marTop w:val="0"/>
          <w:marBottom w:val="0"/>
          <w:divBdr>
            <w:top w:val="none" w:sz="0" w:space="0" w:color="auto"/>
            <w:left w:val="none" w:sz="0" w:space="0" w:color="auto"/>
            <w:bottom w:val="none" w:sz="0" w:space="0" w:color="auto"/>
            <w:right w:val="none" w:sz="0" w:space="0" w:color="auto"/>
          </w:divBdr>
          <w:divsChild>
            <w:div w:id="266736183">
              <w:marLeft w:val="0"/>
              <w:marRight w:val="0"/>
              <w:marTop w:val="0"/>
              <w:marBottom w:val="0"/>
              <w:divBdr>
                <w:top w:val="none" w:sz="0" w:space="0" w:color="auto"/>
                <w:left w:val="none" w:sz="0" w:space="0" w:color="auto"/>
                <w:bottom w:val="none" w:sz="0" w:space="0" w:color="auto"/>
                <w:right w:val="none" w:sz="0" w:space="0" w:color="auto"/>
              </w:divBdr>
            </w:div>
            <w:div w:id="288709250">
              <w:marLeft w:val="0"/>
              <w:marRight w:val="0"/>
              <w:marTop w:val="0"/>
              <w:marBottom w:val="0"/>
              <w:divBdr>
                <w:top w:val="none" w:sz="0" w:space="0" w:color="auto"/>
                <w:left w:val="none" w:sz="0" w:space="0" w:color="auto"/>
                <w:bottom w:val="none" w:sz="0" w:space="0" w:color="auto"/>
                <w:right w:val="none" w:sz="0" w:space="0" w:color="auto"/>
              </w:divBdr>
            </w:div>
            <w:div w:id="341320168">
              <w:marLeft w:val="0"/>
              <w:marRight w:val="0"/>
              <w:marTop w:val="0"/>
              <w:marBottom w:val="0"/>
              <w:divBdr>
                <w:top w:val="none" w:sz="0" w:space="0" w:color="auto"/>
                <w:left w:val="none" w:sz="0" w:space="0" w:color="auto"/>
                <w:bottom w:val="none" w:sz="0" w:space="0" w:color="auto"/>
                <w:right w:val="none" w:sz="0" w:space="0" w:color="auto"/>
              </w:divBdr>
            </w:div>
            <w:div w:id="860242430">
              <w:marLeft w:val="0"/>
              <w:marRight w:val="0"/>
              <w:marTop w:val="0"/>
              <w:marBottom w:val="0"/>
              <w:divBdr>
                <w:top w:val="none" w:sz="0" w:space="0" w:color="auto"/>
                <w:left w:val="none" w:sz="0" w:space="0" w:color="auto"/>
                <w:bottom w:val="none" w:sz="0" w:space="0" w:color="auto"/>
                <w:right w:val="none" w:sz="0" w:space="0" w:color="auto"/>
              </w:divBdr>
            </w:div>
            <w:div w:id="1095976338">
              <w:marLeft w:val="0"/>
              <w:marRight w:val="0"/>
              <w:marTop w:val="0"/>
              <w:marBottom w:val="0"/>
              <w:divBdr>
                <w:top w:val="none" w:sz="0" w:space="0" w:color="auto"/>
                <w:left w:val="none" w:sz="0" w:space="0" w:color="auto"/>
                <w:bottom w:val="none" w:sz="0" w:space="0" w:color="auto"/>
                <w:right w:val="none" w:sz="0" w:space="0" w:color="auto"/>
              </w:divBdr>
            </w:div>
            <w:div w:id="1512571130">
              <w:marLeft w:val="0"/>
              <w:marRight w:val="0"/>
              <w:marTop w:val="0"/>
              <w:marBottom w:val="0"/>
              <w:divBdr>
                <w:top w:val="none" w:sz="0" w:space="0" w:color="auto"/>
                <w:left w:val="none" w:sz="0" w:space="0" w:color="auto"/>
                <w:bottom w:val="none" w:sz="0" w:space="0" w:color="auto"/>
                <w:right w:val="none" w:sz="0" w:space="0" w:color="auto"/>
              </w:divBdr>
            </w:div>
            <w:div w:id="1696735985">
              <w:marLeft w:val="0"/>
              <w:marRight w:val="0"/>
              <w:marTop w:val="0"/>
              <w:marBottom w:val="0"/>
              <w:divBdr>
                <w:top w:val="none" w:sz="0" w:space="0" w:color="auto"/>
                <w:left w:val="none" w:sz="0" w:space="0" w:color="auto"/>
                <w:bottom w:val="none" w:sz="0" w:space="0" w:color="auto"/>
                <w:right w:val="none" w:sz="0" w:space="0" w:color="auto"/>
              </w:divBdr>
            </w:div>
            <w:div w:id="1956981503">
              <w:marLeft w:val="0"/>
              <w:marRight w:val="0"/>
              <w:marTop w:val="0"/>
              <w:marBottom w:val="0"/>
              <w:divBdr>
                <w:top w:val="none" w:sz="0" w:space="0" w:color="auto"/>
                <w:left w:val="none" w:sz="0" w:space="0" w:color="auto"/>
                <w:bottom w:val="none" w:sz="0" w:space="0" w:color="auto"/>
                <w:right w:val="none" w:sz="0" w:space="0" w:color="auto"/>
              </w:divBdr>
            </w:div>
            <w:div w:id="20720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719621">
      <w:bodyDiv w:val="1"/>
      <w:marLeft w:val="0"/>
      <w:marRight w:val="0"/>
      <w:marTop w:val="0"/>
      <w:marBottom w:val="0"/>
      <w:divBdr>
        <w:top w:val="none" w:sz="0" w:space="0" w:color="auto"/>
        <w:left w:val="none" w:sz="0" w:space="0" w:color="auto"/>
        <w:bottom w:val="none" w:sz="0" w:space="0" w:color="auto"/>
        <w:right w:val="none" w:sz="0" w:space="0" w:color="auto"/>
      </w:divBdr>
    </w:div>
    <w:div w:id="1839995881">
      <w:bodyDiv w:val="1"/>
      <w:marLeft w:val="0"/>
      <w:marRight w:val="0"/>
      <w:marTop w:val="0"/>
      <w:marBottom w:val="0"/>
      <w:divBdr>
        <w:top w:val="none" w:sz="0" w:space="0" w:color="auto"/>
        <w:left w:val="none" w:sz="0" w:space="0" w:color="auto"/>
        <w:bottom w:val="none" w:sz="0" w:space="0" w:color="auto"/>
        <w:right w:val="none" w:sz="0" w:space="0" w:color="auto"/>
      </w:divBdr>
    </w:div>
    <w:div w:id="1841695853">
      <w:bodyDiv w:val="1"/>
      <w:marLeft w:val="0"/>
      <w:marRight w:val="0"/>
      <w:marTop w:val="0"/>
      <w:marBottom w:val="0"/>
      <w:divBdr>
        <w:top w:val="none" w:sz="0" w:space="0" w:color="auto"/>
        <w:left w:val="none" w:sz="0" w:space="0" w:color="auto"/>
        <w:bottom w:val="none" w:sz="0" w:space="0" w:color="auto"/>
        <w:right w:val="none" w:sz="0" w:space="0" w:color="auto"/>
      </w:divBdr>
    </w:div>
    <w:div w:id="1841970886">
      <w:bodyDiv w:val="1"/>
      <w:marLeft w:val="0"/>
      <w:marRight w:val="0"/>
      <w:marTop w:val="0"/>
      <w:marBottom w:val="0"/>
      <w:divBdr>
        <w:top w:val="none" w:sz="0" w:space="0" w:color="auto"/>
        <w:left w:val="none" w:sz="0" w:space="0" w:color="auto"/>
        <w:bottom w:val="none" w:sz="0" w:space="0" w:color="auto"/>
        <w:right w:val="none" w:sz="0" w:space="0" w:color="auto"/>
      </w:divBdr>
    </w:div>
    <w:div w:id="1844082822">
      <w:bodyDiv w:val="1"/>
      <w:marLeft w:val="0"/>
      <w:marRight w:val="0"/>
      <w:marTop w:val="0"/>
      <w:marBottom w:val="0"/>
      <w:divBdr>
        <w:top w:val="none" w:sz="0" w:space="0" w:color="auto"/>
        <w:left w:val="none" w:sz="0" w:space="0" w:color="auto"/>
        <w:bottom w:val="none" w:sz="0" w:space="0" w:color="auto"/>
        <w:right w:val="none" w:sz="0" w:space="0" w:color="auto"/>
      </w:divBdr>
      <w:divsChild>
        <w:div w:id="829905465">
          <w:marLeft w:val="0"/>
          <w:marRight w:val="0"/>
          <w:marTop w:val="0"/>
          <w:marBottom w:val="0"/>
          <w:divBdr>
            <w:top w:val="none" w:sz="0" w:space="0" w:color="auto"/>
            <w:left w:val="none" w:sz="0" w:space="0" w:color="auto"/>
            <w:bottom w:val="none" w:sz="0" w:space="0" w:color="auto"/>
            <w:right w:val="none" w:sz="0" w:space="0" w:color="auto"/>
          </w:divBdr>
          <w:divsChild>
            <w:div w:id="426535007">
              <w:marLeft w:val="0"/>
              <w:marRight w:val="0"/>
              <w:marTop w:val="0"/>
              <w:marBottom w:val="0"/>
              <w:divBdr>
                <w:top w:val="none" w:sz="0" w:space="0" w:color="auto"/>
                <w:left w:val="none" w:sz="0" w:space="0" w:color="auto"/>
                <w:bottom w:val="none" w:sz="0" w:space="0" w:color="auto"/>
                <w:right w:val="none" w:sz="0" w:space="0" w:color="auto"/>
              </w:divBdr>
            </w:div>
            <w:div w:id="467210025">
              <w:marLeft w:val="0"/>
              <w:marRight w:val="0"/>
              <w:marTop w:val="0"/>
              <w:marBottom w:val="0"/>
              <w:divBdr>
                <w:top w:val="none" w:sz="0" w:space="0" w:color="auto"/>
                <w:left w:val="none" w:sz="0" w:space="0" w:color="auto"/>
                <w:bottom w:val="none" w:sz="0" w:space="0" w:color="auto"/>
                <w:right w:val="none" w:sz="0" w:space="0" w:color="auto"/>
              </w:divBdr>
            </w:div>
            <w:div w:id="589585029">
              <w:marLeft w:val="0"/>
              <w:marRight w:val="0"/>
              <w:marTop w:val="0"/>
              <w:marBottom w:val="0"/>
              <w:divBdr>
                <w:top w:val="none" w:sz="0" w:space="0" w:color="auto"/>
                <w:left w:val="none" w:sz="0" w:space="0" w:color="auto"/>
                <w:bottom w:val="none" w:sz="0" w:space="0" w:color="auto"/>
                <w:right w:val="none" w:sz="0" w:space="0" w:color="auto"/>
              </w:divBdr>
            </w:div>
            <w:div w:id="759563000">
              <w:marLeft w:val="0"/>
              <w:marRight w:val="0"/>
              <w:marTop w:val="0"/>
              <w:marBottom w:val="0"/>
              <w:divBdr>
                <w:top w:val="none" w:sz="0" w:space="0" w:color="auto"/>
                <w:left w:val="none" w:sz="0" w:space="0" w:color="auto"/>
                <w:bottom w:val="none" w:sz="0" w:space="0" w:color="auto"/>
                <w:right w:val="none" w:sz="0" w:space="0" w:color="auto"/>
              </w:divBdr>
            </w:div>
            <w:div w:id="1005862630">
              <w:marLeft w:val="0"/>
              <w:marRight w:val="0"/>
              <w:marTop w:val="0"/>
              <w:marBottom w:val="0"/>
              <w:divBdr>
                <w:top w:val="none" w:sz="0" w:space="0" w:color="auto"/>
                <w:left w:val="none" w:sz="0" w:space="0" w:color="auto"/>
                <w:bottom w:val="none" w:sz="0" w:space="0" w:color="auto"/>
                <w:right w:val="none" w:sz="0" w:space="0" w:color="auto"/>
              </w:divBdr>
            </w:div>
            <w:div w:id="1260984751">
              <w:marLeft w:val="0"/>
              <w:marRight w:val="0"/>
              <w:marTop w:val="0"/>
              <w:marBottom w:val="0"/>
              <w:divBdr>
                <w:top w:val="none" w:sz="0" w:space="0" w:color="auto"/>
                <w:left w:val="none" w:sz="0" w:space="0" w:color="auto"/>
                <w:bottom w:val="none" w:sz="0" w:space="0" w:color="auto"/>
                <w:right w:val="none" w:sz="0" w:space="0" w:color="auto"/>
              </w:divBdr>
            </w:div>
            <w:div w:id="1576932328">
              <w:marLeft w:val="0"/>
              <w:marRight w:val="0"/>
              <w:marTop w:val="0"/>
              <w:marBottom w:val="0"/>
              <w:divBdr>
                <w:top w:val="none" w:sz="0" w:space="0" w:color="auto"/>
                <w:left w:val="none" w:sz="0" w:space="0" w:color="auto"/>
                <w:bottom w:val="none" w:sz="0" w:space="0" w:color="auto"/>
                <w:right w:val="none" w:sz="0" w:space="0" w:color="auto"/>
              </w:divBdr>
            </w:div>
            <w:div w:id="1735615192">
              <w:marLeft w:val="0"/>
              <w:marRight w:val="0"/>
              <w:marTop w:val="0"/>
              <w:marBottom w:val="0"/>
              <w:divBdr>
                <w:top w:val="none" w:sz="0" w:space="0" w:color="auto"/>
                <w:left w:val="none" w:sz="0" w:space="0" w:color="auto"/>
                <w:bottom w:val="none" w:sz="0" w:space="0" w:color="auto"/>
                <w:right w:val="none" w:sz="0" w:space="0" w:color="auto"/>
              </w:divBdr>
            </w:div>
            <w:div w:id="202528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47159">
      <w:bodyDiv w:val="1"/>
      <w:marLeft w:val="0"/>
      <w:marRight w:val="0"/>
      <w:marTop w:val="0"/>
      <w:marBottom w:val="0"/>
      <w:divBdr>
        <w:top w:val="none" w:sz="0" w:space="0" w:color="auto"/>
        <w:left w:val="none" w:sz="0" w:space="0" w:color="auto"/>
        <w:bottom w:val="none" w:sz="0" w:space="0" w:color="auto"/>
        <w:right w:val="none" w:sz="0" w:space="0" w:color="auto"/>
      </w:divBdr>
    </w:div>
    <w:div w:id="1848054712">
      <w:bodyDiv w:val="1"/>
      <w:marLeft w:val="0"/>
      <w:marRight w:val="0"/>
      <w:marTop w:val="0"/>
      <w:marBottom w:val="0"/>
      <w:divBdr>
        <w:top w:val="none" w:sz="0" w:space="0" w:color="auto"/>
        <w:left w:val="none" w:sz="0" w:space="0" w:color="auto"/>
        <w:bottom w:val="none" w:sz="0" w:space="0" w:color="auto"/>
        <w:right w:val="none" w:sz="0" w:space="0" w:color="auto"/>
      </w:divBdr>
    </w:div>
    <w:div w:id="1848790686">
      <w:bodyDiv w:val="1"/>
      <w:marLeft w:val="0"/>
      <w:marRight w:val="0"/>
      <w:marTop w:val="0"/>
      <w:marBottom w:val="0"/>
      <w:divBdr>
        <w:top w:val="none" w:sz="0" w:space="0" w:color="auto"/>
        <w:left w:val="none" w:sz="0" w:space="0" w:color="auto"/>
        <w:bottom w:val="none" w:sz="0" w:space="0" w:color="auto"/>
        <w:right w:val="none" w:sz="0" w:space="0" w:color="auto"/>
      </w:divBdr>
    </w:div>
    <w:div w:id="1851287842">
      <w:bodyDiv w:val="1"/>
      <w:marLeft w:val="0"/>
      <w:marRight w:val="0"/>
      <w:marTop w:val="0"/>
      <w:marBottom w:val="0"/>
      <w:divBdr>
        <w:top w:val="none" w:sz="0" w:space="0" w:color="auto"/>
        <w:left w:val="none" w:sz="0" w:space="0" w:color="auto"/>
        <w:bottom w:val="none" w:sz="0" w:space="0" w:color="auto"/>
        <w:right w:val="none" w:sz="0" w:space="0" w:color="auto"/>
      </w:divBdr>
    </w:div>
    <w:div w:id="1851796583">
      <w:bodyDiv w:val="1"/>
      <w:marLeft w:val="0"/>
      <w:marRight w:val="0"/>
      <w:marTop w:val="0"/>
      <w:marBottom w:val="0"/>
      <w:divBdr>
        <w:top w:val="none" w:sz="0" w:space="0" w:color="auto"/>
        <w:left w:val="none" w:sz="0" w:space="0" w:color="auto"/>
        <w:bottom w:val="none" w:sz="0" w:space="0" w:color="auto"/>
        <w:right w:val="none" w:sz="0" w:space="0" w:color="auto"/>
      </w:divBdr>
    </w:div>
    <w:div w:id="1854145302">
      <w:bodyDiv w:val="1"/>
      <w:marLeft w:val="0"/>
      <w:marRight w:val="0"/>
      <w:marTop w:val="0"/>
      <w:marBottom w:val="0"/>
      <w:divBdr>
        <w:top w:val="none" w:sz="0" w:space="0" w:color="auto"/>
        <w:left w:val="none" w:sz="0" w:space="0" w:color="auto"/>
        <w:bottom w:val="none" w:sz="0" w:space="0" w:color="auto"/>
        <w:right w:val="none" w:sz="0" w:space="0" w:color="auto"/>
      </w:divBdr>
    </w:div>
    <w:div w:id="1858158077">
      <w:bodyDiv w:val="1"/>
      <w:marLeft w:val="0"/>
      <w:marRight w:val="0"/>
      <w:marTop w:val="0"/>
      <w:marBottom w:val="0"/>
      <w:divBdr>
        <w:top w:val="none" w:sz="0" w:space="0" w:color="auto"/>
        <w:left w:val="none" w:sz="0" w:space="0" w:color="auto"/>
        <w:bottom w:val="none" w:sz="0" w:space="0" w:color="auto"/>
        <w:right w:val="none" w:sz="0" w:space="0" w:color="auto"/>
      </w:divBdr>
    </w:div>
    <w:div w:id="1862011865">
      <w:bodyDiv w:val="1"/>
      <w:marLeft w:val="0"/>
      <w:marRight w:val="0"/>
      <w:marTop w:val="0"/>
      <w:marBottom w:val="0"/>
      <w:divBdr>
        <w:top w:val="none" w:sz="0" w:space="0" w:color="auto"/>
        <w:left w:val="none" w:sz="0" w:space="0" w:color="auto"/>
        <w:bottom w:val="none" w:sz="0" w:space="0" w:color="auto"/>
        <w:right w:val="none" w:sz="0" w:space="0" w:color="auto"/>
      </w:divBdr>
    </w:div>
    <w:div w:id="1863275750">
      <w:bodyDiv w:val="1"/>
      <w:marLeft w:val="0"/>
      <w:marRight w:val="0"/>
      <w:marTop w:val="0"/>
      <w:marBottom w:val="0"/>
      <w:divBdr>
        <w:top w:val="none" w:sz="0" w:space="0" w:color="auto"/>
        <w:left w:val="none" w:sz="0" w:space="0" w:color="auto"/>
        <w:bottom w:val="none" w:sz="0" w:space="0" w:color="auto"/>
        <w:right w:val="none" w:sz="0" w:space="0" w:color="auto"/>
      </w:divBdr>
    </w:div>
    <w:div w:id="1866016016">
      <w:bodyDiv w:val="1"/>
      <w:marLeft w:val="0"/>
      <w:marRight w:val="0"/>
      <w:marTop w:val="0"/>
      <w:marBottom w:val="0"/>
      <w:divBdr>
        <w:top w:val="none" w:sz="0" w:space="0" w:color="auto"/>
        <w:left w:val="none" w:sz="0" w:space="0" w:color="auto"/>
        <w:bottom w:val="none" w:sz="0" w:space="0" w:color="auto"/>
        <w:right w:val="none" w:sz="0" w:space="0" w:color="auto"/>
      </w:divBdr>
    </w:div>
    <w:div w:id="1866408271">
      <w:bodyDiv w:val="1"/>
      <w:marLeft w:val="0"/>
      <w:marRight w:val="0"/>
      <w:marTop w:val="0"/>
      <w:marBottom w:val="0"/>
      <w:divBdr>
        <w:top w:val="none" w:sz="0" w:space="0" w:color="auto"/>
        <w:left w:val="none" w:sz="0" w:space="0" w:color="auto"/>
        <w:bottom w:val="none" w:sz="0" w:space="0" w:color="auto"/>
        <w:right w:val="none" w:sz="0" w:space="0" w:color="auto"/>
      </w:divBdr>
      <w:divsChild>
        <w:div w:id="2073305740">
          <w:marLeft w:val="0"/>
          <w:marRight w:val="0"/>
          <w:marTop w:val="0"/>
          <w:marBottom w:val="0"/>
          <w:divBdr>
            <w:top w:val="none" w:sz="0" w:space="0" w:color="auto"/>
            <w:left w:val="none" w:sz="0" w:space="0" w:color="auto"/>
            <w:bottom w:val="none" w:sz="0" w:space="0" w:color="auto"/>
            <w:right w:val="none" w:sz="0" w:space="0" w:color="auto"/>
          </w:divBdr>
          <w:divsChild>
            <w:div w:id="16192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6477">
      <w:bodyDiv w:val="1"/>
      <w:marLeft w:val="0"/>
      <w:marRight w:val="0"/>
      <w:marTop w:val="0"/>
      <w:marBottom w:val="0"/>
      <w:divBdr>
        <w:top w:val="none" w:sz="0" w:space="0" w:color="auto"/>
        <w:left w:val="none" w:sz="0" w:space="0" w:color="auto"/>
        <w:bottom w:val="none" w:sz="0" w:space="0" w:color="auto"/>
        <w:right w:val="none" w:sz="0" w:space="0" w:color="auto"/>
      </w:divBdr>
      <w:divsChild>
        <w:div w:id="280191229">
          <w:marLeft w:val="0"/>
          <w:marRight w:val="0"/>
          <w:marTop w:val="0"/>
          <w:marBottom w:val="0"/>
          <w:divBdr>
            <w:top w:val="none" w:sz="0" w:space="0" w:color="auto"/>
            <w:left w:val="none" w:sz="0" w:space="0" w:color="auto"/>
            <w:bottom w:val="none" w:sz="0" w:space="0" w:color="auto"/>
            <w:right w:val="none" w:sz="0" w:space="0" w:color="auto"/>
          </w:divBdr>
          <w:divsChild>
            <w:div w:id="213289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951781">
      <w:bodyDiv w:val="1"/>
      <w:marLeft w:val="0"/>
      <w:marRight w:val="0"/>
      <w:marTop w:val="0"/>
      <w:marBottom w:val="0"/>
      <w:divBdr>
        <w:top w:val="none" w:sz="0" w:space="0" w:color="auto"/>
        <w:left w:val="none" w:sz="0" w:space="0" w:color="auto"/>
        <w:bottom w:val="none" w:sz="0" w:space="0" w:color="auto"/>
        <w:right w:val="none" w:sz="0" w:space="0" w:color="auto"/>
      </w:divBdr>
    </w:div>
    <w:div w:id="1872573276">
      <w:bodyDiv w:val="1"/>
      <w:marLeft w:val="0"/>
      <w:marRight w:val="0"/>
      <w:marTop w:val="0"/>
      <w:marBottom w:val="0"/>
      <w:divBdr>
        <w:top w:val="none" w:sz="0" w:space="0" w:color="auto"/>
        <w:left w:val="none" w:sz="0" w:space="0" w:color="auto"/>
        <w:bottom w:val="none" w:sz="0" w:space="0" w:color="auto"/>
        <w:right w:val="none" w:sz="0" w:space="0" w:color="auto"/>
      </w:divBdr>
    </w:div>
    <w:div w:id="1880319487">
      <w:bodyDiv w:val="1"/>
      <w:marLeft w:val="0"/>
      <w:marRight w:val="0"/>
      <w:marTop w:val="0"/>
      <w:marBottom w:val="0"/>
      <w:divBdr>
        <w:top w:val="none" w:sz="0" w:space="0" w:color="auto"/>
        <w:left w:val="none" w:sz="0" w:space="0" w:color="auto"/>
        <w:bottom w:val="none" w:sz="0" w:space="0" w:color="auto"/>
        <w:right w:val="none" w:sz="0" w:space="0" w:color="auto"/>
      </w:divBdr>
    </w:div>
    <w:div w:id="1884752963">
      <w:bodyDiv w:val="1"/>
      <w:marLeft w:val="0"/>
      <w:marRight w:val="0"/>
      <w:marTop w:val="0"/>
      <w:marBottom w:val="0"/>
      <w:divBdr>
        <w:top w:val="none" w:sz="0" w:space="0" w:color="auto"/>
        <w:left w:val="none" w:sz="0" w:space="0" w:color="auto"/>
        <w:bottom w:val="none" w:sz="0" w:space="0" w:color="auto"/>
        <w:right w:val="none" w:sz="0" w:space="0" w:color="auto"/>
      </w:divBdr>
    </w:div>
    <w:div w:id="1888029121">
      <w:bodyDiv w:val="1"/>
      <w:marLeft w:val="0"/>
      <w:marRight w:val="0"/>
      <w:marTop w:val="0"/>
      <w:marBottom w:val="0"/>
      <w:divBdr>
        <w:top w:val="none" w:sz="0" w:space="0" w:color="auto"/>
        <w:left w:val="none" w:sz="0" w:space="0" w:color="auto"/>
        <w:bottom w:val="none" w:sz="0" w:space="0" w:color="auto"/>
        <w:right w:val="none" w:sz="0" w:space="0" w:color="auto"/>
      </w:divBdr>
    </w:div>
    <w:div w:id="1889948862">
      <w:bodyDiv w:val="1"/>
      <w:marLeft w:val="0"/>
      <w:marRight w:val="0"/>
      <w:marTop w:val="0"/>
      <w:marBottom w:val="0"/>
      <w:divBdr>
        <w:top w:val="none" w:sz="0" w:space="0" w:color="auto"/>
        <w:left w:val="none" w:sz="0" w:space="0" w:color="auto"/>
        <w:bottom w:val="none" w:sz="0" w:space="0" w:color="auto"/>
        <w:right w:val="none" w:sz="0" w:space="0" w:color="auto"/>
      </w:divBdr>
    </w:div>
    <w:div w:id="1893806306">
      <w:bodyDiv w:val="1"/>
      <w:marLeft w:val="0"/>
      <w:marRight w:val="0"/>
      <w:marTop w:val="0"/>
      <w:marBottom w:val="0"/>
      <w:divBdr>
        <w:top w:val="none" w:sz="0" w:space="0" w:color="auto"/>
        <w:left w:val="none" w:sz="0" w:space="0" w:color="auto"/>
        <w:bottom w:val="none" w:sz="0" w:space="0" w:color="auto"/>
        <w:right w:val="none" w:sz="0" w:space="0" w:color="auto"/>
      </w:divBdr>
    </w:div>
    <w:div w:id="1895659560">
      <w:bodyDiv w:val="1"/>
      <w:marLeft w:val="0"/>
      <w:marRight w:val="0"/>
      <w:marTop w:val="0"/>
      <w:marBottom w:val="0"/>
      <w:divBdr>
        <w:top w:val="none" w:sz="0" w:space="0" w:color="auto"/>
        <w:left w:val="none" w:sz="0" w:space="0" w:color="auto"/>
        <w:bottom w:val="none" w:sz="0" w:space="0" w:color="auto"/>
        <w:right w:val="none" w:sz="0" w:space="0" w:color="auto"/>
      </w:divBdr>
    </w:div>
    <w:div w:id="1896310103">
      <w:bodyDiv w:val="1"/>
      <w:marLeft w:val="0"/>
      <w:marRight w:val="0"/>
      <w:marTop w:val="0"/>
      <w:marBottom w:val="0"/>
      <w:divBdr>
        <w:top w:val="none" w:sz="0" w:space="0" w:color="auto"/>
        <w:left w:val="none" w:sz="0" w:space="0" w:color="auto"/>
        <w:bottom w:val="none" w:sz="0" w:space="0" w:color="auto"/>
        <w:right w:val="none" w:sz="0" w:space="0" w:color="auto"/>
      </w:divBdr>
    </w:div>
    <w:div w:id="1897426079">
      <w:bodyDiv w:val="1"/>
      <w:marLeft w:val="0"/>
      <w:marRight w:val="0"/>
      <w:marTop w:val="0"/>
      <w:marBottom w:val="0"/>
      <w:divBdr>
        <w:top w:val="none" w:sz="0" w:space="0" w:color="auto"/>
        <w:left w:val="none" w:sz="0" w:space="0" w:color="auto"/>
        <w:bottom w:val="none" w:sz="0" w:space="0" w:color="auto"/>
        <w:right w:val="none" w:sz="0" w:space="0" w:color="auto"/>
      </w:divBdr>
    </w:div>
    <w:div w:id="1899123122">
      <w:bodyDiv w:val="1"/>
      <w:marLeft w:val="0"/>
      <w:marRight w:val="0"/>
      <w:marTop w:val="0"/>
      <w:marBottom w:val="0"/>
      <w:divBdr>
        <w:top w:val="none" w:sz="0" w:space="0" w:color="auto"/>
        <w:left w:val="none" w:sz="0" w:space="0" w:color="auto"/>
        <w:bottom w:val="none" w:sz="0" w:space="0" w:color="auto"/>
        <w:right w:val="none" w:sz="0" w:space="0" w:color="auto"/>
      </w:divBdr>
    </w:div>
    <w:div w:id="1902209898">
      <w:bodyDiv w:val="1"/>
      <w:marLeft w:val="0"/>
      <w:marRight w:val="0"/>
      <w:marTop w:val="0"/>
      <w:marBottom w:val="0"/>
      <w:divBdr>
        <w:top w:val="none" w:sz="0" w:space="0" w:color="auto"/>
        <w:left w:val="none" w:sz="0" w:space="0" w:color="auto"/>
        <w:bottom w:val="none" w:sz="0" w:space="0" w:color="auto"/>
        <w:right w:val="none" w:sz="0" w:space="0" w:color="auto"/>
      </w:divBdr>
    </w:div>
    <w:div w:id="1902980636">
      <w:bodyDiv w:val="1"/>
      <w:marLeft w:val="0"/>
      <w:marRight w:val="0"/>
      <w:marTop w:val="0"/>
      <w:marBottom w:val="0"/>
      <w:divBdr>
        <w:top w:val="none" w:sz="0" w:space="0" w:color="auto"/>
        <w:left w:val="none" w:sz="0" w:space="0" w:color="auto"/>
        <w:bottom w:val="none" w:sz="0" w:space="0" w:color="auto"/>
        <w:right w:val="none" w:sz="0" w:space="0" w:color="auto"/>
      </w:divBdr>
    </w:div>
    <w:div w:id="1905872630">
      <w:bodyDiv w:val="1"/>
      <w:marLeft w:val="0"/>
      <w:marRight w:val="0"/>
      <w:marTop w:val="0"/>
      <w:marBottom w:val="0"/>
      <w:divBdr>
        <w:top w:val="none" w:sz="0" w:space="0" w:color="auto"/>
        <w:left w:val="none" w:sz="0" w:space="0" w:color="auto"/>
        <w:bottom w:val="none" w:sz="0" w:space="0" w:color="auto"/>
        <w:right w:val="none" w:sz="0" w:space="0" w:color="auto"/>
      </w:divBdr>
    </w:div>
    <w:div w:id="1907912510">
      <w:bodyDiv w:val="1"/>
      <w:marLeft w:val="0"/>
      <w:marRight w:val="0"/>
      <w:marTop w:val="0"/>
      <w:marBottom w:val="0"/>
      <w:divBdr>
        <w:top w:val="none" w:sz="0" w:space="0" w:color="auto"/>
        <w:left w:val="none" w:sz="0" w:space="0" w:color="auto"/>
        <w:bottom w:val="none" w:sz="0" w:space="0" w:color="auto"/>
        <w:right w:val="none" w:sz="0" w:space="0" w:color="auto"/>
      </w:divBdr>
    </w:div>
    <w:div w:id="1908569814">
      <w:bodyDiv w:val="1"/>
      <w:marLeft w:val="0"/>
      <w:marRight w:val="0"/>
      <w:marTop w:val="0"/>
      <w:marBottom w:val="0"/>
      <w:divBdr>
        <w:top w:val="none" w:sz="0" w:space="0" w:color="auto"/>
        <w:left w:val="none" w:sz="0" w:space="0" w:color="auto"/>
        <w:bottom w:val="none" w:sz="0" w:space="0" w:color="auto"/>
        <w:right w:val="none" w:sz="0" w:space="0" w:color="auto"/>
      </w:divBdr>
    </w:div>
    <w:div w:id="1911766388">
      <w:bodyDiv w:val="1"/>
      <w:marLeft w:val="0"/>
      <w:marRight w:val="0"/>
      <w:marTop w:val="0"/>
      <w:marBottom w:val="0"/>
      <w:divBdr>
        <w:top w:val="none" w:sz="0" w:space="0" w:color="auto"/>
        <w:left w:val="none" w:sz="0" w:space="0" w:color="auto"/>
        <w:bottom w:val="none" w:sz="0" w:space="0" w:color="auto"/>
        <w:right w:val="none" w:sz="0" w:space="0" w:color="auto"/>
      </w:divBdr>
      <w:divsChild>
        <w:div w:id="1145855346">
          <w:marLeft w:val="0"/>
          <w:marRight w:val="0"/>
          <w:marTop w:val="0"/>
          <w:marBottom w:val="0"/>
          <w:divBdr>
            <w:top w:val="none" w:sz="0" w:space="0" w:color="auto"/>
            <w:left w:val="none" w:sz="0" w:space="0" w:color="auto"/>
            <w:bottom w:val="none" w:sz="0" w:space="0" w:color="auto"/>
            <w:right w:val="none" w:sz="0" w:space="0" w:color="auto"/>
          </w:divBdr>
          <w:divsChild>
            <w:div w:id="72221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143118">
      <w:bodyDiv w:val="1"/>
      <w:marLeft w:val="0"/>
      <w:marRight w:val="0"/>
      <w:marTop w:val="0"/>
      <w:marBottom w:val="0"/>
      <w:divBdr>
        <w:top w:val="none" w:sz="0" w:space="0" w:color="auto"/>
        <w:left w:val="none" w:sz="0" w:space="0" w:color="auto"/>
        <w:bottom w:val="none" w:sz="0" w:space="0" w:color="auto"/>
        <w:right w:val="none" w:sz="0" w:space="0" w:color="auto"/>
      </w:divBdr>
    </w:div>
    <w:div w:id="1926064492">
      <w:bodyDiv w:val="1"/>
      <w:marLeft w:val="0"/>
      <w:marRight w:val="0"/>
      <w:marTop w:val="0"/>
      <w:marBottom w:val="0"/>
      <w:divBdr>
        <w:top w:val="none" w:sz="0" w:space="0" w:color="auto"/>
        <w:left w:val="none" w:sz="0" w:space="0" w:color="auto"/>
        <w:bottom w:val="none" w:sz="0" w:space="0" w:color="auto"/>
        <w:right w:val="none" w:sz="0" w:space="0" w:color="auto"/>
      </w:divBdr>
    </w:div>
    <w:div w:id="1931235955">
      <w:bodyDiv w:val="1"/>
      <w:marLeft w:val="0"/>
      <w:marRight w:val="0"/>
      <w:marTop w:val="0"/>
      <w:marBottom w:val="0"/>
      <w:divBdr>
        <w:top w:val="none" w:sz="0" w:space="0" w:color="auto"/>
        <w:left w:val="none" w:sz="0" w:space="0" w:color="auto"/>
        <w:bottom w:val="none" w:sz="0" w:space="0" w:color="auto"/>
        <w:right w:val="none" w:sz="0" w:space="0" w:color="auto"/>
      </w:divBdr>
    </w:div>
    <w:div w:id="1932160236">
      <w:bodyDiv w:val="1"/>
      <w:marLeft w:val="0"/>
      <w:marRight w:val="0"/>
      <w:marTop w:val="0"/>
      <w:marBottom w:val="0"/>
      <w:divBdr>
        <w:top w:val="none" w:sz="0" w:space="0" w:color="auto"/>
        <w:left w:val="none" w:sz="0" w:space="0" w:color="auto"/>
        <w:bottom w:val="none" w:sz="0" w:space="0" w:color="auto"/>
        <w:right w:val="none" w:sz="0" w:space="0" w:color="auto"/>
      </w:divBdr>
    </w:div>
    <w:div w:id="1934511759">
      <w:bodyDiv w:val="1"/>
      <w:marLeft w:val="0"/>
      <w:marRight w:val="0"/>
      <w:marTop w:val="0"/>
      <w:marBottom w:val="0"/>
      <w:divBdr>
        <w:top w:val="none" w:sz="0" w:space="0" w:color="auto"/>
        <w:left w:val="none" w:sz="0" w:space="0" w:color="auto"/>
        <w:bottom w:val="none" w:sz="0" w:space="0" w:color="auto"/>
        <w:right w:val="none" w:sz="0" w:space="0" w:color="auto"/>
      </w:divBdr>
    </w:div>
    <w:div w:id="1934699003">
      <w:bodyDiv w:val="1"/>
      <w:marLeft w:val="0"/>
      <w:marRight w:val="0"/>
      <w:marTop w:val="0"/>
      <w:marBottom w:val="0"/>
      <w:divBdr>
        <w:top w:val="none" w:sz="0" w:space="0" w:color="auto"/>
        <w:left w:val="none" w:sz="0" w:space="0" w:color="auto"/>
        <w:bottom w:val="none" w:sz="0" w:space="0" w:color="auto"/>
        <w:right w:val="none" w:sz="0" w:space="0" w:color="auto"/>
      </w:divBdr>
    </w:div>
    <w:div w:id="1935431111">
      <w:bodyDiv w:val="1"/>
      <w:marLeft w:val="0"/>
      <w:marRight w:val="0"/>
      <w:marTop w:val="0"/>
      <w:marBottom w:val="0"/>
      <w:divBdr>
        <w:top w:val="none" w:sz="0" w:space="0" w:color="auto"/>
        <w:left w:val="none" w:sz="0" w:space="0" w:color="auto"/>
        <w:bottom w:val="none" w:sz="0" w:space="0" w:color="auto"/>
        <w:right w:val="none" w:sz="0" w:space="0" w:color="auto"/>
      </w:divBdr>
      <w:divsChild>
        <w:div w:id="2052532610">
          <w:marLeft w:val="0"/>
          <w:marRight w:val="0"/>
          <w:marTop w:val="0"/>
          <w:marBottom w:val="0"/>
          <w:divBdr>
            <w:top w:val="none" w:sz="0" w:space="0" w:color="auto"/>
            <w:left w:val="none" w:sz="0" w:space="0" w:color="auto"/>
            <w:bottom w:val="none" w:sz="0" w:space="0" w:color="auto"/>
            <w:right w:val="none" w:sz="0" w:space="0" w:color="auto"/>
          </w:divBdr>
          <w:divsChild>
            <w:div w:id="5046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91714">
      <w:bodyDiv w:val="1"/>
      <w:marLeft w:val="0"/>
      <w:marRight w:val="0"/>
      <w:marTop w:val="0"/>
      <w:marBottom w:val="0"/>
      <w:divBdr>
        <w:top w:val="none" w:sz="0" w:space="0" w:color="auto"/>
        <w:left w:val="none" w:sz="0" w:space="0" w:color="auto"/>
        <w:bottom w:val="none" w:sz="0" w:space="0" w:color="auto"/>
        <w:right w:val="none" w:sz="0" w:space="0" w:color="auto"/>
      </w:divBdr>
    </w:div>
    <w:div w:id="1945721379">
      <w:bodyDiv w:val="1"/>
      <w:marLeft w:val="0"/>
      <w:marRight w:val="0"/>
      <w:marTop w:val="0"/>
      <w:marBottom w:val="0"/>
      <w:divBdr>
        <w:top w:val="none" w:sz="0" w:space="0" w:color="auto"/>
        <w:left w:val="none" w:sz="0" w:space="0" w:color="auto"/>
        <w:bottom w:val="none" w:sz="0" w:space="0" w:color="auto"/>
        <w:right w:val="none" w:sz="0" w:space="0" w:color="auto"/>
      </w:divBdr>
    </w:div>
    <w:div w:id="1946378995">
      <w:bodyDiv w:val="1"/>
      <w:marLeft w:val="0"/>
      <w:marRight w:val="0"/>
      <w:marTop w:val="0"/>
      <w:marBottom w:val="0"/>
      <w:divBdr>
        <w:top w:val="none" w:sz="0" w:space="0" w:color="auto"/>
        <w:left w:val="none" w:sz="0" w:space="0" w:color="auto"/>
        <w:bottom w:val="none" w:sz="0" w:space="0" w:color="auto"/>
        <w:right w:val="none" w:sz="0" w:space="0" w:color="auto"/>
      </w:divBdr>
    </w:div>
    <w:div w:id="1947497593">
      <w:bodyDiv w:val="1"/>
      <w:marLeft w:val="0"/>
      <w:marRight w:val="0"/>
      <w:marTop w:val="0"/>
      <w:marBottom w:val="0"/>
      <w:divBdr>
        <w:top w:val="none" w:sz="0" w:space="0" w:color="auto"/>
        <w:left w:val="none" w:sz="0" w:space="0" w:color="auto"/>
        <w:bottom w:val="none" w:sz="0" w:space="0" w:color="auto"/>
        <w:right w:val="none" w:sz="0" w:space="0" w:color="auto"/>
      </w:divBdr>
    </w:div>
    <w:div w:id="1954290574">
      <w:bodyDiv w:val="1"/>
      <w:marLeft w:val="0"/>
      <w:marRight w:val="0"/>
      <w:marTop w:val="0"/>
      <w:marBottom w:val="0"/>
      <w:divBdr>
        <w:top w:val="none" w:sz="0" w:space="0" w:color="auto"/>
        <w:left w:val="none" w:sz="0" w:space="0" w:color="auto"/>
        <w:bottom w:val="none" w:sz="0" w:space="0" w:color="auto"/>
        <w:right w:val="none" w:sz="0" w:space="0" w:color="auto"/>
      </w:divBdr>
    </w:div>
    <w:div w:id="1954482434">
      <w:bodyDiv w:val="1"/>
      <w:marLeft w:val="0"/>
      <w:marRight w:val="0"/>
      <w:marTop w:val="0"/>
      <w:marBottom w:val="0"/>
      <w:divBdr>
        <w:top w:val="none" w:sz="0" w:space="0" w:color="auto"/>
        <w:left w:val="none" w:sz="0" w:space="0" w:color="auto"/>
        <w:bottom w:val="none" w:sz="0" w:space="0" w:color="auto"/>
        <w:right w:val="none" w:sz="0" w:space="0" w:color="auto"/>
      </w:divBdr>
      <w:divsChild>
        <w:div w:id="1028337347">
          <w:marLeft w:val="0"/>
          <w:marRight w:val="0"/>
          <w:marTop w:val="0"/>
          <w:marBottom w:val="0"/>
          <w:divBdr>
            <w:top w:val="none" w:sz="0" w:space="0" w:color="auto"/>
            <w:left w:val="none" w:sz="0" w:space="0" w:color="auto"/>
            <w:bottom w:val="none" w:sz="0" w:space="0" w:color="auto"/>
            <w:right w:val="none" w:sz="0" w:space="0" w:color="auto"/>
          </w:divBdr>
          <w:divsChild>
            <w:div w:id="61807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907135">
      <w:bodyDiv w:val="1"/>
      <w:marLeft w:val="0"/>
      <w:marRight w:val="0"/>
      <w:marTop w:val="0"/>
      <w:marBottom w:val="0"/>
      <w:divBdr>
        <w:top w:val="none" w:sz="0" w:space="0" w:color="auto"/>
        <w:left w:val="none" w:sz="0" w:space="0" w:color="auto"/>
        <w:bottom w:val="none" w:sz="0" w:space="0" w:color="auto"/>
        <w:right w:val="none" w:sz="0" w:space="0" w:color="auto"/>
      </w:divBdr>
      <w:divsChild>
        <w:div w:id="1735547400">
          <w:marLeft w:val="0"/>
          <w:marRight w:val="0"/>
          <w:marTop w:val="0"/>
          <w:marBottom w:val="0"/>
          <w:divBdr>
            <w:top w:val="none" w:sz="0" w:space="0" w:color="auto"/>
            <w:left w:val="none" w:sz="0" w:space="0" w:color="auto"/>
            <w:bottom w:val="none" w:sz="0" w:space="0" w:color="auto"/>
            <w:right w:val="none" w:sz="0" w:space="0" w:color="auto"/>
          </w:divBdr>
          <w:divsChild>
            <w:div w:id="188470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367418">
      <w:bodyDiv w:val="1"/>
      <w:marLeft w:val="0"/>
      <w:marRight w:val="0"/>
      <w:marTop w:val="0"/>
      <w:marBottom w:val="0"/>
      <w:divBdr>
        <w:top w:val="none" w:sz="0" w:space="0" w:color="auto"/>
        <w:left w:val="none" w:sz="0" w:space="0" w:color="auto"/>
        <w:bottom w:val="none" w:sz="0" w:space="0" w:color="auto"/>
        <w:right w:val="none" w:sz="0" w:space="0" w:color="auto"/>
      </w:divBdr>
    </w:div>
    <w:div w:id="1964145452">
      <w:bodyDiv w:val="1"/>
      <w:marLeft w:val="0"/>
      <w:marRight w:val="0"/>
      <w:marTop w:val="0"/>
      <w:marBottom w:val="0"/>
      <w:divBdr>
        <w:top w:val="none" w:sz="0" w:space="0" w:color="auto"/>
        <w:left w:val="none" w:sz="0" w:space="0" w:color="auto"/>
        <w:bottom w:val="none" w:sz="0" w:space="0" w:color="auto"/>
        <w:right w:val="none" w:sz="0" w:space="0" w:color="auto"/>
      </w:divBdr>
    </w:div>
    <w:div w:id="1967152228">
      <w:bodyDiv w:val="1"/>
      <w:marLeft w:val="0"/>
      <w:marRight w:val="0"/>
      <w:marTop w:val="0"/>
      <w:marBottom w:val="0"/>
      <w:divBdr>
        <w:top w:val="none" w:sz="0" w:space="0" w:color="auto"/>
        <w:left w:val="none" w:sz="0" w:space="0" w:color="auto"/>
        <w:bottom w:val="none" w:sz="0" w:space="0" w:color="auto"/>
        <w:right w:val="none" w:sz="0" w:space="0" w:color="auto"/>
      </w:divBdr>
    </w:div>
    <w:div w:id="1968312040">
      <w:bodyDiv w:val="1"/>
      <w:marLeft w:val="0"/>
      <w:marRight w:val="0"/>
      <w:marTop w:val="0"/>
      <w:marBottom w:val="0"/>
      <w:divBdr>
        <w:top w:val="none" w:sz="0" w:space="0" w:color="auto"/>
        <w:left w:val="none" w:sz="0" w:space="0" w:color="auto"/>
        <w:bottom w:val="none" w:sz="0" w:space="0" w:color="auto"/>
        <w:right w:val="none" w:sz="0" w:space="0" w:color="auto"/>
      </w:divBdr>
    </w:div>
    <w:div w:id="1972901632">
      <w:bodyDiv w:val="1"/>
      <w:marLeft w:val="0"/>
      <w:marRight w:val="0"/>
      <w:marTop w:val="0"/>
      <w:marBottom w:val="0"/>
      <w:divBdr>
        <w:top w:val="none" w:sz="0" w:space="0" w:color="auto"/>
        <w:left w:val="none" w:sz="0" w:space="0" w:color="auto"/>
        <w:bottom w:val="none" w:sz="0" w:space="0" w:color="auto"/>
        <w:right w:val="none" w:sz="0" w:space="0" w:color="auto"/>
      </w:divBdr>
    </w:div>
    <w:div w:id="1972973627">
      <w:bodyDiv w:val="1"/>
      <w:marLeft w:val="0"/>
      <w:marRight w:val="0"/>
      <w:marTop w:val="0"/>
      <w:marBottom w:val="0"/>
      <w:divBdr>
        <w:top w:val="none" w:sz="0" w:space="0" w:color="auto"/>
        <w:left w:val="none" w:sz="0" w:space="0" w:color="auto"/>
        <w:bottom w:val="none" w:sz="0" w:space="0" w:color="auto"/>
        <w:right w:val="none" w:sz="0" w:space="0" w:color="auto"/>
      </w:divBdr>
    </w:div>
    <w:div w:id="1977560987">
      <w:bodyDiv w:val="1"/>
      <w:marLeft w:val="0"/>
      <w:marRight w:val="0"/>
      <w:marTop w:val="0"/>
      <w:marBottom w:val="0"/>
      <w:divBdr>
        <w:top w:val="none" w:sz="0" w:space="0" w:color="auto"/>
        <w:left w:val="none" w:sz="0" w:space="0" w:color="auto"/>
        <w:bottom w:val="none" w:sz="0" w:space="0" w:color="auto"/>
        <w:right w:val="none" w:sz="0" w:space="0" w:color="auto"/>
      </w:divBdr>
    </w:div>
    <w:div w:id="1978025444">
      <w:bodyDiv w:val="1"/>
      <w:marLeft w:val="0"/>
      <w:marRight w:val="0"/>
      <w:marTop w:val="0"/>
      <w:marBottom w:val="0"/>
      <w:divBdr>
        <w:top w:val="none" w:sz="0" w:space="0" w:color="auto"/>
        <w:left w:val="none" w:sz="0" w:space="0" w:color="auto"/>
        <w:bottom w:val="none" w:sz="0" w:space="0" w:color="auto"/>
        <w:right w:val="none" w:sz="0" w:space="0" w:color="auto"/>
      </w:divBdr>
    </w:div>
    <w:div w:id="1983265389">
      <w:bodyDiv w:val="1"/>
      <w:marLeft w:val="0"/>
      <w:marRight w:val="0"/>
      <w:marTop w:val="0"/>
      <w:marBottom w:val="0"/>
      <w:divBdr>
        <w:top w:val="none" w:sz="0" w:space="0" w:color="auto"/>
        <w:left w:val="none" w:sz="0" w:space="0" w:color="auto"/>
        <w:bottom w:val="none" w:sz="0" w:space="0" w:color="auto"/>
        <w:right w:val="none" w:sz="0" w:space="0" w:color="auto"/>
      </w:divBdr>
    </w:div>
    <w:div w:id="1983653400">
      <w:bodyDiv w:val="1"/>
      <w:marLeft w:val="0"/>
      <w:marRight w:val="0"/>
      <w:marTop w:val="0"/>
      <w:marBottom w:val="0"/>
      <w:divBdr>
        <w:top w:val="none" w:sz="0" w:space="0" w:color="auto"/>
        <w:left w:val="none" w:sz="0" w:space="0" w:color="auto"/>
        <w:bottom w:val="none" w:sz="0" w:space="0" w:color="auto"/>
        <w:right w:val="none" w:sz="0" w:space="0" w:color="auto"/>
      </w:divBdr>
    </w:div>
    <w:div w:id="1985768277">
      <w:bodyDiv w:val="1"/>
      <w:marLeft w:val="0"/>
      <w:marRight w:val="0"/>
      <w:marTop w:val="0"/>
      <w:marBottom w:val="0"/>
      <w:divBdr>
        <w:top w:val="none" w:sz="0" w:space="0" w:color="auto"/>
        <w:left w:val="none" w:sz="0" w:space="0" w:color="auto"/>
        <w:bottom w:val="none" w:sz="0" w:space="0" w:color="auto"/>
        <w:right w:val="none" w:sz="0" w:space="0" w:color="auto"/>
      </w:divBdr>
    </w:div>
    <w:div w:id="1990400582">
      <w:bodyDiv w:val="1"/>
      <w:marLeft w:val="0"/>
      <w:marRight w:val="0"/>
      <w:marTop w:val="0"/>
      <w:marBottom w:val="0"/>
      <w:divBdr>
        <w:top w:val="none" w:sz="0" w:space="0" w:color="auto"/>
        <w:left w:val="none" w:sz="0" w:space="0" w:color="auto"/>
        <w:bottom w:val="none" w:sz="0" w:space="0" w:color="auto"/>
        <w:right w:val="none" w:sz="0" w:space="0" w:color="auto"/>
      </w:divBdr>
    </w:div>
    <w:div w:id="1990548759">
      <w:bodyDiv w:val="1"/>
      <w:marLeft w:val="0"/>
      <w:marRight w:val="0"/>
      <w:marTop w:val="0"/>
      <w:marBottom w:val="0"/>
      <w:divBdr>
        <w:top w:val="none" w:sz="0" w:space="0" w:color="auto"/>
        <w:left w:val="none" w:sz="0" w:space="0" w:color="auto"/>
        <w:bottom w:val="none" w:sz="0" w:space="0" w:color="auto"/>
        <w:right w:val="none" w:sz="0" w:space="0" w:color="auto"/>
      </w:divBdr>
    </w:div>
    <w:div w:id="1993631382">
      <w:bodyDiv w:val="1"/>
      <w:marLeft w:val="0"/>
      <w:marRight w:val="0"/>
      <w:marTop w:val="0"/>
      <w:marBottom w:val="0"/>
      <w:divBdr>
        <w:top w:val="none" w:sz="0" w:space="0" w:color="auto"/>
        <w:left w:val="none" w:sz="0" w:space="0" w:color="auto"/>
        <w:bottom w:val="none" w:sz="0" w:space="0" w:color="auto"/>
        <w:right w:val="none" w:sz="0" w:space="0" w:color="auto"/>
      </w:divBdr>
    </w:div>
    <w:div w:id="1996372251">
      <w:bodyDiv w:val="1"/>
      <w:marLeft w:val="0"/>
      <w:marRight w:val="0"/>
      <w:marTop w:val="0"/>
      <w:marBottom w:val="0"/>
      <w:divBdr>
        <w:top w:val="none" w:sz="0" w:space="0" w:color="auto"/>
        <w:left w:val="none" w:sz="0" w:space="0" w:color="auto"/>
        <w:bottom w:val="none" w:sz="0" w:space="0" w:color="auto"/>
        <w:right w:val="none" w:sz="0" w:space="0" w:color="auto"/>
      </w:divBdr>
    </w:div>
    <w:div w:id="1999920403">
      <w:bodyDiv w:val="1"/>
      <w:marLeft w:val="0"/>
      <w:marRight w:val="0"/>
      <w:marTop w:val="0"/>
      <w:marBottom w:val="0"/>
      <w:divBdr>
        <w:top w:val="none" w:sz="0" w:space="0" w:color="auto"/>
        <w:left w:val="none" w:sz="0" w:space="0" w:color="auto"/>
        <w:bottom w:val="none" w:sz="0" w:space="0" w:color="auto"/>
        <w:right w:val="none" w:sz="0" w:space="0" w:color="auto"/>
      </w:divBdr>
    </w:div>
    <w:div w:id="2002846784">
      <w:bodyDiv w:val="1"/>
      <w:marLeft w:val="0"/>
      <w:marRight w:val="0"/>
      <w:marTop w:val="0"/>
      <w:marBottom w:val="0"/>
      <w:divBdr>
        <w:top w:val="none" w:sz="0" w:space="0" w:color="auto"/>
        <w:left w:val="none" w:sz="0" w:space="0" w:color="auto"/>
        <w:bottom w:val="none" w:sz="0" w:space="0" w:color="auto"/>
        <w:right w:val="none" w:sz="0" w:space="0" w:color="auto"/>
      </w:divBdr>
    </w:div>
    <w:div w:id="2006083880">
      <w:bodyDiv w:val="1"/>
      <w:marLeft w:val="0"/>
      <w:marRight w:val="0"/>
      <w:marTop w:val="0"/>
      <w:marBottom w:val="0"/>
      <w:divBdr>
        <w:top w:val="none" w:sz="0" w:space="0" w:color="auto"/>
        <w:left w:val="none" w:sz="0" w:space="0" w:color="auto"/>
        <w:bottom w:val="none" w:sz="0" w:space="0" w:color="auto"/>
        <w:right w:val="none" w:sz="0" w:space="0" w:color="auto"/>
      </w:divBdr>
    </w:div>
    <w:div w:id="2006396220">
      <w:bodyDiv w:val="1"/>
      <w:marLeft w:val="0"/>
      <w:marRight w:val="0"/>
      <w:marTop w:val="0"/>
      <w:marBottom w:val="0"/>
      <w:divBdr>
        <w:top w:val="none" w:sz="0" w:space="0" w:color="auto"/>
        <w:left w:val="none" w:sz="0" w:space="0" w:color="auto"/>
        <w:bottom w:val="none" w:sz="0" w:space="0" w:color="auto"/>
        <w:right w:val="none" w:sz="0" w:space="0" w:color="auto"/>
      </w:divBdr>
    </w:div>
    <w:div w:id="2006781001">
      <w:bodyDiv w:val="1"/>
      <w:marLeft w:val="0"/>
      <w:marRight w:val="0"/>
      <w:marTop w:val="0"/>
      <w:marBottom w:val="0"/>
      <w:divBdr>
        <w:top w:val="none" w:sz="0" w:space="0" w:color="auto"/>
        <w:left w:val="none" w:sz="0" w:space="0" w:color="auto"/>
        <w:bottom w:val="none" w:sz="0" w:space="0" w:color="auto"/>
        <w:right w:val="none" w:sz="0" w:space="0" w:color="auto"/>
      </w:divBdr>
      <w:divsChild>
        <w:div w:id="133257912">
          <w:marLeft w:val="0"/>
          <w:marRight w:val="0"/>
          <w:marTop w:val="0"/>
          <w:marBottom w:val="0"/>
          <w:divBdr>
            <w:top w:val="none" w:sz="0" w:space="0" w:color="auto"/>
            <w:left w:val="none" w:sz="0" w:space="0" w:color="auto"/>
            <w:bottom w:val="none" w:sz="0" w:space="0" w:color="auto"/>
            <w:right w:val="none" w:sz="0" w:space="0" w:color="auto"/>
          </w:divBdr>
          <w:divsChild>
            <w:div w:id="6869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86719">
      <w:bodyDiv w:val="1"/>
      <w:marLeft w:val="0"/>
      <w:marRight w:val="0"/>
      <w:marTop w:val="0"/>
      <w:marBottom w:val="0"/>
      <w:divBdr>
        <w:top w:val="none" w:sz="0" w:space="0" w:color="auto"/>
        <w:left w:val="none" w:sz="0" w:space="0" w:color="auto"/>
        <w:bottom w:val="none" w:sz="0" w:space="0" w:color="auto"/>
        <w:right w:val="none" w:sz="0" w:space="0" w:color="auto"/>
      </w:divBdr>
    </w:div>
    <w:div w:id="2012757839">
      <w:bodyDiv w:val="1"/>
      <w:marLeft w:val="0"/>
      <w:marRight w:val="0"/>
      <w:marTop w:val="0"/>
      <w:marBottom w:val="0"/>
      <w:divBdr>
        <w:top w:val="none" w:sz="0" w:space="0" w:color="auto"/>
        <w:left w:val="none" w:sz="0" w:space="0" w:color="auto"/>
        <w:bottom w:val="none" w:sz="0" w:space="0" w:color="auto"/>
        <w:right w:val="none" w:sz="0" w:space="0" w:color="auto"/>
      </w:divBdr>
    </w:div>
    <w:div w:id="2014142947">
      <w:bodyDiv w:val="1"/>
      <w:marLeft w:val="0"/>
      <w:marRight w:val="0"/>
      <w:marTop w:val="0"/>
      <w:marBottom w:val="0"/>
      <w:divBdr>
        <w:top w:val="none" w:sz="0" w:space="0" w:color="auto"/>
        <w:left w:val="none" w:sz="0" w:space="0" w:color="auto"/>
        <w:bottom w:val="none" w:sz="0" w:space="0" w:color="auto"/>
        <w:right w:val="none" w:sz="0" w:space="0" w:color="auto"/>
      </w:divBdr>
    </w:div>
    <w:div w:id="2015262780">
      <w:bodyDiv w:val="1"/>
      <w:marLeft w:val="0"/>
      <w:marRight w:val="0"/>
      <w:marTop w:val="0"/>
      <w:marBottom w:val="0"/>
      <w:divBdr>
        <w:top w:val="none" w:sz="0" w:space="0" w:color="auto"/>
        <w:left w:val="none" w:sz="0" w:space="0" w:color="auto"/>
        <w:bottom w:val="none" w:sz="0" w:space="0" w:color="auto"/>
        <w:right w:val="none" w:sz="0" w:space="0" w:color="auto"/>
      </w:divBdr>
    </w:div>
    <w:div w:id="2016221735">
      <w:bodyDiv w:val="1"/>
      <w:marLeft w:val="0"/>
      <w:marRight w:val="0"/>
      <w:marTop w:val="0"/>
      <w:marBottom w:val="0"/>
      <w:divBdr>
        <w:top w:val="none" w:sz="0" w:space="0" w:color="auto"/>
        <w:left w:val="none" w:sz="0" w:space="0" w:color="auto"/>
        <w:bottom w:val="none" w:sz="0" w:space="0" w:color="auto"/>
        <w:right w:val="none" w:sz="0" w:space="0" w:color="auto"/>
      </w:divBdr>
    </w:div>
    <w:div w:id="2019186507">
      <w:bodyDiv w:val="1"/>
      <w:marLeft w:val="0"/>
      <w:marRight w:val="0"/>
      <w:marTop w:val="0"/>
      <w:marBottom w:val="0"/>
      <w:divBdr>
        <w:top w:val="none" w:sz="0" w:space="0" w:color="auto"/>
        <w:left w:val="none" w:sz="0" w:space="0" w:color="auto"/>
        <w:bottom w:val="none" w:sz="0" w:space="0" w:color="auto"/>
        <w:right w:val="none" w:sz="0" w:space="0" w:color="auto"/>
      </w:divBdr>
      <w:divsChild>
        <w:div w:id="50733415">
          <w:marLeft w:val="0"/>
          <w:marRight w:val="0"/>
          <w:marTop w:val="0"/>
          <w:marBottom w:val="0"/>
          <w:divBdr>
            <w:top w:val="none" w:sz="0" w:space="0" w:color="auto"/>
            <w:left w:val="none" w:sz="0" w:space="0" w:color="auto"/>
            <w:bottom w:val="none" w:sz="0" w:space="0" w:color="auto"/>
            <w:right w:val="none" w:sz="0" w:space="0" w:color="auto"/>
          </w:divBdr>
          <w:divsChild>
            <w:div w:id="143189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6904">
      <w:bodyDiv w:val="1"/>
      <w:marLeft w:val="0"/>
      <w:marRight w:val="0"/>
      <w:marTop w:val="0"/>
      <w:marBottom w:val="0"/>
      <w:divBdr>
        <w:top w:val="none" w:sz="0" w:space="0" w:color="auto"/>
        <w:left w:val="none" w:sz="0" w:space="0" w:color="auto"/>
        <w:bottom w:val="none" w:sz="0" w:space="0" w:color="auto"/>
        <w:right w:val="none" w:sz="0" w:space="0" w:color="auto"/>
      </w:divBdr>
    </w:div>
    <w:div w:id="2025394501">
      <w:bodyDiv w:val="1"/>
      <w:marLeft w:val="0"/>
      <w:marRight w:val="0"/>
      <w:marTop w:val="0"/>
      <w:marBottom w:val="0"/>
      <w:divBdr>
        <w:top w:val="none" w:sz="0" w:space="0" w:color="auto"/>
        <w:left w:val="none" w:sz="0" w:space="0" w:color="auto"/>
        <w:bottom w:val="none" w:sz="0" w:space="0" w:color="auto"/>
        <w:right w:val="none" w:sz="0" w:space="0" w:color="auto"/>
      </w:divBdr>
      <w:divsChild>
        <w:div w:id="1635022269">
          <w:marLeft w:val="0"/>
          <w:marRight w:val="0"/>
          <w:marTop w:val="0"/>
          <w:marBottom w:val="0"/>
          <w:divBdr>
            <w:top w:val="none" w:sz="0" w:space="0" w:color="auto"/>
            <w:left w:val="none" w:sz="0" w:space="0" w:color="auto"/>
            <w:bottom w:val="none" w:sz="0" w:space="0" w:color="auto"/>
            <w:right w:val="none" w:sz="0" w:space="0" w:color="auto"/>
          </w:divBdr>
        </w:div>
      </w:divsChild>
    </w:div>
    <w:div w:id="2026134471">
      <w:bodyDiv w:val="1"/>
      <w:marLeft w:val="0"/>
      <w:marRight w:val="0"/>
      <w:marTop w:val="0"/>
      <w:marBottom w:val="0"/>
      <w:divBdr>
        <w:top w:val="none" w:sz="0" w:space="0" w:color="auto"/>
        <w:left w:val="none" w:sz="0" w:space="0" w:color="auto"/>
        <w:bottom w:val="none" w:sz="0" w:space="0" w:color="auto"/>
        <w:right w:val="none" w:sz="0" w:space="0" w:color="auto"/>
      </w:divBdr>
      <w:divsChild>
        <w:div w:id="33239937">
          <w:marLeft w:val="0"/>
          <w:marRight w:val="0"/>
          <w:marTop w:val="0"/>
          <w:marBottom w:val="0"/>
          <w:divBdr>
            <w:top w:val="none" w:sz="0" w:space="0" w:color="auto"/>
            <w:left w:val="none" w:sz="0" w:space="0" w:color="auto"/>
            <w:bottom w:val="none" w:sz="0" w:space="0" w:color="auto"/>
            <w:right w:val="none" w:sz="0" w:space="0" w:color="auto"/>
          </w:divBdr>
          <w:divsChild>
            <w:div w:id="3735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135589">
      <w:bodyDiv w:val="1"/>
      <w:marLeft w:val="0"/>
      <w:marRight w:val="0"/>
      <w:marTop w:val="0"/>
      <w:marBottom w:val="0"/>
      <w:divBdr>
        <w:top w:val="none" w:sz="0" w:space="0" w:color="auto"/>
        <w:left w:val="none" w:sz="0" w:space="0" w:color="auto"/>
        <w:bottom w:val="none" w:sz="0" w:space="0" w:color="auto"/>
        <w:right w:val="none" w:sz="0" w:space="0" w:color="auto"/>
      </w:divBdr>
    </w:div>
    <w:div w:id="2031179432">
      <w:bodyDiv w:val="1"/>
      <w:marLeft w:val="0"/>
      <w:marRight w:val="0"/>
      <w:marTop w:val="0"/>
      <w:marBottom w:val="0"/>
      <w:divBdr>
        <w:top w:val="none" w:sz="0" w:space="0" w:color="auto"/>
        <w:left w:val="none" w:sz="0" w:space="0" w:color="auto"/>
        <w:bottom w:val="none" w:sz="0" w:space="0" w:color="auto"/>
        <w:right w:val="none" w:sz="0" w:space="0" w:color="auto"/>
      </w:divBdr>
    </w:div>
    <w:div w:id="2032872530">
      <w:bodyDiv w:val="1"/>
      <w:marLeft w:val="0"/>
      <w:marRight w:val="0"/>
      <w:marTop w:val="0"/>
      <w:marBottom w:val="0"/>
      <w:divBdr>
        <w:top w:val="none" w:sz="0" w:space="0" w:color="auto"/>
        <w:left w:val="none" w:sz="0" w:space="0" w:color="auto"/>
        <w:bottom w:val="none" w:sz="0" w:space="0" w:color="auto"/>
        <w:right w:val="none" w:sz="0" w:space="0" w:color="auto"/>
      </w:divBdr>
    </w:div>
    <w:div w:id="2039357524">
      <w:bodyDiv w:val="1"/>
      <w:marLeft w:val="0"/>
      <w:marRight w:val="0"/>
      <w:marTop w:val="0"/>
      <w:marBottom w:val="0"/>
      <w:divBdr>
        <w:top w:val="none" w:sz="0" w:space="0" w:color="auto"/>
        <w:left w:val="none" w:sz="0" w:space="0" w:color="auto"/>
        <w:bottom w:val="none" w:sz="0" w:space="0" w:color="auto"/>
        <w:right w:val="none" w:sz="0" w:space="0" w:color="auto"/>
      </w:divBdr>
    </w:div>
    <w:div w:id="2047220201">
      <w:bodyDiv w:val="1"/>
      <w:marLeft w:val="0"/>
      <w:marRight w:val="0"/>
      <w:marTop w:val="0"/>
      <w:marBottom w:val="0"/>
      <w:divBdr>
        <w:top w:val="none" w:sz="0" w:space="0" w:color="auto"/>
        <w:left w:val="none" w:sz="0" w:space="0" w:color="auto"/>
        <w:bottom w:val="none" w:sz="0" w:space="0" w:color="auto"/>
        <w:right w:val="none" w:sz="0" w:space="0" w:color="auto"/>
      </w:divBdr>
    </w:div>
    <w:div w:id="2047757798">
      <w:bodyDiv w:val="1"/>
      <w:marLeft w:val="0"/>
      <w:marRight w:val="0"/>
      <w:marTop w:val="0"/>
      <w:marBottom w:val="0"/>
      <w:divBdr>
        <w:top w:val="none" w:sz="0" w:space="0" w:color="auto"/>
        <w:left w:val="none" w:sz="0" w:space="0" w:color="auto"/>
        <w:bottom w:val="none" w:sz="0" w:space="0" w:color="auto"/>
        <w:right w:val="none" w:sz="0" w:space="0" w:color="auto"/>
      </w:divBdr>
    </w:div>
    <w:div w:id="2051492752">
      <w:bodyDiv w:val="1"/>
      <w:marLeft w:val="0"/>
      <w:marRight w:val="0"/>
      <w:marTop w:val="0"/>
      <w:marBottom w:val="0"/>
      <w:divBdr>
        <w:top w:val="none" w:sz="0" w:space="0" w:color="auto"/>
        <w:left w:val="none" w:sz="0" w:space="0" w:color="auto"/>
        <w:bottom w:val="none" w:sz="0" w:space="0" w:color="auto"/>
        <w:right w:val="none" w:sz="0" w:space="0" w:color="auto"/>
      </w:divBdr>
    </w:div>
    <w:div w:id="2052224587">
      <w:bodyDiv w:val="1"/>
      <w:marLeft w:val="0"/>
      <w:marRight w:val="0"/>
      <w:marTop w:val="0"/>
      <w:marBottom w:val="0"/>
      <w:divBdr>
        <w:top w:val="none" w:sz="0" w:space="0" w:color="auto"/>
        <w:left w:val="none" w:sz="0" w:space="0" w:color="auto"/>
        <w:bottom w:val="none" w:sz="0" w:space="0" w:color="auto"/>
        <w:right w:val="none" w:sz="0" w:space="0" w:color="auto"/>
      </w:divBdr>
    </w:div>
    <w:div w:id="2056008142">
      <w:bodyDiv w:val="1"/>
      <w:marLeft w:val="0"/>
      <w:marRight w:val="0"/>
      <w:marTop w:val="0"/>
      <w:marBottom w:val="0"/>
      <w:divBdr>
        <w:top w:val="none" w:sz="0" w:space="0" w:color="auto"/>
        <w:left w:val="none" w:sz="0" w:space="0" w:color="auto"/>
        <w:bottom w:val="none" w:sz="0" w:space="0" w:color="auto"/>
        <w:right w:val="none" w:sz="0" w:space="0" w:color="auto"/>
      </w:divBdr>
    </w:div>
    <w:div w:id="2057969503">
      <w:bodyDiv w:val="1"/>
      <w:marLeft w:val="0"/>
      <w:marRight w:val="0"/>
      <w:marTop w:val="0"/>
      <w:marBottom w:val="0"/>
      <w:divBdr>
        <w:top w:val="none" w:sz="0" w:space="0" w:color="auto"/>
        <w:left w:val="none" w:sz="0" w:space="0" w:color="auto"/>
        <w:bottom w:val="none" w:sz="0" w:space="0" w:color="auto"/>
        <w:right w:val="none" w:sz="0" w:space="0" w:color="auto"/>
      </w:divBdr>
    </w:div>
    <w:div w:id="2059359946">
      <w:bodyDiv w:val="1"/>
      <w:marLeft w:val="0"/>
      <w:marRight w:val="0"/>
      <w:marTop w:val="0"/>
      <w:marBottom w:val="0"/>
      <w:divBdr>
        <w:top w:val="none" w:sz="0" w:space="0" w:color="auto"/>
        <w:left w:val="none" w:sz="0" w:space="0" w:color="auto"/>
        <w:bottom w:val="none" w:sz="0" w:space="0" w:color="auto"/>
        <w:right w:val="none" w:sz="0" w:space="0" w:color="auto"/>
      </w:divBdr>
    </w:div>
    <w:div w:id="2060086339">
      <w:bodyDiv w:val="1"/>
      <w:marLeft w:val="0"/>
      <w:marRight w:val="0"/>
      <w:marTop w:val="0"/>
      <w:marBottom w:val="0"/>
      <w:divBdr>
        <w:top w:val="none" w:sz="0" w:space="0" w:color="auto"/>
        <w:left w:val="none" w:sz="0" w:space="0" w:color="auto"/>
        <w:bottom w:val="none" w:sz="0" w:space="0" w:color="auto"/>
        <w:right w:val="none" w:sz="0" w:space="0" w:color="auto"/>
      </w:divBdr>
    </w:div>
    <w:div w:id="2060468142">
      <w:bodyDiv w:val="1"/>
      <w:marLeft w:val="0"/>
      <w:marRight w:val="0"/>
      <w:marTop w:val="0"/>
      <w:marBottom w:val="0"/>
      <w:divBdr>
        <w:top w:val="none" w:sz="0" w:space="0" w:color="auto"/>
        <w:left w:val="none" w:sz="0" w:space="0" w:color="auto"/>
        <w:bottom w:val="none" w:sz="0" w:space="0" w:color="auto"/>
        <w:right w:val="none" w:sz="0" w:space="0" w:color="auto"/>
      </w:divBdr>
    </w:div>
    <w:div w:id="2061125715">
      <w:bodyDiv w:val="1"/>
      <w:marLeft w:val="0"/>
      <w:marRight w:val="0"/>
      <w:marTop w:val="0"/>
      <w:marBottom w:val="0"/>
      <w:divBdr>
        <w:top w:val="none" w:sz="0" w:space="0" w:color="auto"/>
        <w:left w:val="none" w:sz="0" w:space="0" w:color="auto"/>
        <w:bottom w:val="none" w:sz="0" w:space="0" w:color="auto"/>
        <w:right w:val="none" w:sz="0" w:space="0" w:color="auto"/>
      </w:divBdr>
    </w:div>
    <w:div w:id="2068995049">
      <w:bodyDiv w:val="1"/>
      <w:marLeft w:val="0"/>
      <w:marRight w:val="0"/>
      <w:marTop w:val="0"/>
      <w:marBottom w:val="0"/>
      <w:divBdr>
        <w:top w:val="none" w:sz="0" w:space="0" w:color="auto"/>
        <w:left w:val="none" w:sz="0" w:space="0" w:color="auto"/>
        <w:bottom w:val="none" w:sz="0" w:space="0" w:color="auto"/>
        <w:right w:val="none" w:sz="0" w:space="0" w:color="auto"/>
      </w:divBdr>
    </w:div>
    <w:div w:id="2070374131">
      <w:bodyDiv w:val="1"/>
      <w:marLeft w:val="0"/>
      <w:marRight w:val="0"/>
      <w:marTop w:val="0"/>
      <w:marBottom w:val="0"/>
      <w:divBdr>
        <w:top w:val="none" w:sz="0" w:space="0" w:color="auto"/>
        <w:left w:val="none" w:sz="0" w:space="0" w:color="auto"/>
        <w:bottom w:val="none" w:sz="0" w:space="0" w:color="auto"/>
        <w:right w:val="none" w:sz="0" w:space="0" w:color="auto"/>
      </w:divBdr>
    </w:div>
    <w:div w:id="2072076723">
      <w:bodyDiv w:val="1"/>
      <w:marLeft w:val="0"/>
      <w:marRight w:val="0"/>
      <w:marTop w:val="0"/>
      <w:marBottom w:val="0"/>
      <w:divBdr>
        <w:top w:val="none" w:sz="0" w:space="0" w:color="auto"/>
        <w:left w:val="none" w:sz="0" w:space="0" w:color="auto"/>
        <w:bottom w:val="none" w:sz="0" w:space="0" w:color="auto"/>
        <w:right w:val="none" w:sz="0" w:space="0" w:color="auto"/>
      </w:divBdr>
    </w:div>
    <w:div w:id="2075659790">
      <w:bodyDiv w:val="1"/>
      <w:marLeft w:val="0"/>
      <w:marRight w:val="0"/>
      <w:marTop w:val="0"/>
      <w:marBottom w:val="0"/>
      <w:divBdr>
        <w:top w:val="none" w:sz="0" w:space="0" w:color="auto"/>
        <w:left w:val="none" w:sz="0" w:space="0" w:color="auto"/>
        <w:bottom w:val="none" w:sz="0" w:space="0" w:color="auto"/>
        <w:right w:val="none" w:sz="0" w:space="0" w:color="auto"/>
      </w:divBdr>
      <w:divsChild>
        <w:div w:id="1486824787">
          <w:marLeft w:val="0"/>
          <w:marRight w:val="0"/>
          <w:marTop w:val="0"/>
          <w:marBottom w:val="0"/>
          <w:divBdr>
            <w:top w:val="none" w:sz="0" w:space="0" w:color="auto"/>
            <w:left w:val="none" w:sz="0" w:space="0" w:color="auto"/>
            <w:bottom w:val="none" w:sz="0" w:space="0" w:color="auto"/>
            <w:right w:val="none" w:sz="0" w:space="0" w:color="auto"/>
          </w:divBdr>
          <w:divsChild>
            <w:div w:id="21308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2214">
      <w:bodyDiv w:val="1"/>
      <w:marLeft w:val="0"/>
      <w:marRight w:val="0"/>
      <w:marTop w:val="0"/>
      <w:marBottom w:val="0"/>
      <w:divBdr>
        <w:top w:val="none" w:sz="0" w:space="0" w:color="auto"/>
        <w:left w:val="none" w:sz="0" w:space="0" w:color="auto"/>
        <w:bottom w:val="none" w:sz="0" w:space="0" w:color="auto"/>
        <w:right w:val="none" w:sz="0" w:space="0" w:color="auto"/>
      </w:divBdr>
    </w:div>
    <w:div w:id="2076776196">
      <w:bodyDiv w:val="1"/>
      <w:marLeft w:val="0"/>
      <w:marRight w:val="0"/>
      <w:marTop w:val="0"/>
      <w:marBottom w:val="0"/>
      <w:divBdr>
        <w:top w:val="none" w:sz="0" w:space="0" w:color="auto"/>
        <w:left w:val="none" w:sz="0" w:space="0" w:color="auto"/>
        <w:bottom w:val="none" w:sz="0" w:space="0" w:color="auto"/>
        <w:right w:val="none" w:sz="0" w:space="0" w:color="auto"/>
      </w:divBdr>
    </w:div>
    <w:div w:id="2077966899">
      <w:bodyDiv w:val="1"/>
      <w:marLeft w:val="0"/>
      <w:marRight w:val="0"/>
      <w:marTop w:val="0"/>
      <w:marBottom w:val="0"/>
      <w:divBdr>
        <w:top w:val="none" w:sz="0" w:space="0" w:color="auto"/>
        <w:left w:val="none" w:sz="0" w:space="0" w:color="auto"/>
        <w:bottom w:val="none" w:sz="0" w:space="0" w:color="auto"/>
        <w:right w:val="none" w:sz="0" w:space="0" w:color="auto"/>
      </w:divBdr>
    </w:div>
    <w:div w:id="2078742064">
      <w:bodyDiv w:val="1"/>
      <w:marLeft w:val="0"/>
      <w:marRight w:val="0"/>
      <w:marTop w:val="0"/>
      <w:marBottom w:val="0"/>
      <w:divBdr>
        <w:top w:val="none" w:sz="0" w:space="0" w:color="auto"/>
        <w:left w:val="none" w:sz="0" w:space="0" w:color="auto"/>
        <w:bottom w:val="none" w:sz="0" w:space="0" w:color="auto"/>
        <w:right w:val="none" w:sz="0" w:space="0" w:color="auto"/>
      </w:divBdr>
    </w:div>
    <w:div w:id="2081361745">
      <w:bodyDiv w:val="1"/>
      <w:marLeft w:val="0"/>
      <w:marRight w:val="0"/>
      <w:marTop w:val="0"/>
      <w:marBottom w:val="0"/>
      <w:divBdr>
        <w:top w:val="none" w:sz="0" w:space="0" w:color="auto"/>
        <w:left w:val="none" w:sz="0" w:space="0" w:color="auto"/>
        <w:bottom w:val="none" w:sz="0" w:space="0" w:color="auto"/>
        <w:right w:val="none" w:sz="0" w:space="0" w:color="auto"/>
      </w:divBdr>
    </w:div>
    <w:div w:id="2083140787">
      <w:bodyDiv w:val="1"/>
      <w:marLeft w:val="0"/>
      <w:marRight w:val="0"/>
      <w:marTop w:val="0"/>
      <w:marBottom w:val="0"/>
      <w:divBdr>
        <w:top w:val="none" w:sz="0" w:space="0" w:color="auto"/>
        <w:left w:val="none" w:sz="0" w:space="0" w:color="auto"/>
        <w:bottom w:val="none" w:sz="0" w:space="0" w:color="auto"/>
        <w:right w:val="none" w:sz="0" w:space="0" w:color="auto"/>
      </w:divBdr>
    </w:div>
    <w:div w:id="2091150490">
      <w:bodyDiv w:val="1"/>
      <w:marLeft w:val="0"/>
      <w:marRight w:val="0"/>
      <w:marTop w:val="0"/>
      <w:marBottom w:val="0"/>
      <w:divBdr>
        <w:top w:val="none" w:sz="0" w:space="0" w:color="auto"/>
        <w:left w:val="none" w:sz="0" w:space="0" w:color="auto"/>
        <w:bottom w:val="none" w:sz="0" w:space="0" w:color="auto"/>
        <w:right w:val="none" w:sz="0" w:space="0" w:color="auto"/>
      </w:divBdr>
    </w:div>
    <w:div w:id="2097625636">
      <w:bodyDiv w:val="1"/>
      <w:marLeft w:val="0"/>
      <w:marRight w:val="0"/>
      <w:marTop w:val="0"/>
      <w:marBottom w:val="0"/>
      <w:divBdr>
        <w:top w:val="none" w:sz="0" w:space="0" w:color="auto"/>
        <w:left w:val="none" w:sz="0" w:space="0" w:color="auto"/>
        <w:bottom w:val="none" w:sz="0" w:space="0" w:color="auto"/>
        <w:right w:val="none" w:sz="0" w:space="0" w:color="auto"/>
      </w:divBdr>
    </w:div>
    <w:div w:id="2098213095">
      <w:bodyDiv w:val="1"/>
      <w:marLeft w:val="0"/>
      <w:marRight w:val="0"/>
      <w:marTop w:val="0"/>
      <w:marBottom w:val="0"/>
      <w:divBdr>
        <w:top w:val="none" w:sz="0" w:space="0" w:color="auto"/>
        <w:left w:val="none" w:sz="0" w:space="0" w:color="auto"/>
        <w:bottom w:val="none" w:sz="0" w:space="0" w:color="auto"/>
        <w:right w:val="none" w:sz="0" w:space="0" w:color="auto"/>
      </w:divBdr>
    </w:div>
    <w:div w:id="2107118936">
      <w:bodyDiv w:val="1"/>
      <w:marLeft w:val="0"/>
      <w:marRight w:val="0"/>
      <w:marTop w:val="0"/>
      <w:marBottom w:val="0"/>
      <w:divBdr>
        <w:top w:val="none" w:sz="0" w:space="0" w:color="auto"/>
        <w:left w:val="none" w:sz="0" w:space="0" w:color="auto"/>
        <w:bottom w:val="none" w:sz="0" w:space="0" w:color="auto"/>
        <w:right w:val="none" w:sz="0" w:space="0" w:color="auto"/>
      </w:divBdr>
    </w:div>
    <w:div w:id="2113545832">
      <w:bodyDiv w:val="1"/>
      <w:marLeft w:val="0"/>
      <w:marRight w:val="0"/>
      <w:marTop w:val="0"/>
      <w:marBottom w:val="0"/>
      <w:divBdr>
        <w:top w:val="none" w:sz="0" w:space="0" w:color="auto"/>
        <w:left w:val="none" w:sz="0" w:space="0" w:color="auto"/>
        <w:bottom w:val="none" w:sz="0" w:space="0" w:color="auto"/>
        <w:right w:val="none" w:sz="0" w:space="0" w:color="auto"/>
      </w:divBdr>
    </w:div>
    <w:div w:id="2123837726">
      <w:bodyDiv w:val="1"/>
      <w:marLeft w:val="0"/>
      <w:marRight w:val="0"/>
      <w:marTop w:val="0"/>
      <w:marBottom w:val="0"/>
      <w:divBdr>
        <w:top w:val="none" w:sz="0" w:space="0" w:color="auto"/>
        <w:left w:val="none" w:sz="0" w:space="0" w:color="auto"/>
        <w:bottom w:val="none" w:sz="0" w:space="0" w:color="auto"/>
        <w:right w:val="none" w:sz="0" w:space="0" w:color="auto"/>
      </w:divBdr>
      <w:divsChild>
        <w:div w:id="1301880817">
          <w:marLeft w:val="0"/>
          <w:marRight w:val="0"/>
          <w:marTop w:val="0"/>
          <w:marBottom w:val="0"/>
          <w:divBdr>
            <w:top w:val="none" w:sz="0" w:space="0" w:color="auto"/>
            <w:left w:val="none" w:sz="0" w:space="0" w:color="auto"/>
            <w:bottom w:val="none" w:sz="0" w:space="0" w:color="auto"/>
            <w:right w:val="none" w:sz="0" w:space="0" w:color="auto"/>
          </w:divBdr>
          <w:divsChild>
            <w:div w:id="295260274">
              <w:marLeft w:val="0"/>
              <w:marRight w:val="0"/>
              <w:marTop w:val="0"/>
              <w:marBottom w:val="0"/>
              <w:divBdr>
                <w:top w:val="none" w:sz="0" w:space="0" w:color="auto"/>
                <w:left w:val="none" w:sz="0" w:space="0" w:color="auto"/>
                <w:bottom w:val="none" w:sz="0" w:space="0" w:color="auto"/>
                <w:right w:val="none" w:sz="0" w:space="0" w:color="auto"/>
              </w:divBdr>
            </w:div>
            <w:div w:id="429857207">
              <w:marLeft w:val="0"/>
              <w:marRight w:val="0"/>
              <w:marTop w:val="0"/>
              <w:marBottom w:val="0"/>
              <w:divBdr>
                <w:top w:val="none" w:sz="0" w:space="0" w:color="auto"/>
                <w:left w:val="none" w:sz="0" w:space="0" w:color="auto"/>
                <w:bottom w:val="none" w:sz="0" w:space="0" w:color="auto"/>
                <w:right w:val="none" w:sz="0" w:space="0" w:color="auto"/>
              </w:divBdr>
            </w:div>
            <w:div w:id="1755587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310540">
      <w:bodyDiv w:val="1"/>
      <w:marLeft w:val="0"/>
      <w:marRight w:val="0"/>
      <w:marTop w:val="0"/>
      <w:marBottom w:val="0"/>
      <w:divBdr>
        <w:top w:val="none" w:sz="0" w:space="0" w:color="auto"/>
        <w:left w:val="none" w:sz="0" w:space="0" w:color="auto"/>
        <w:bottom w:val="none" w:sz="0" w:space="0" w:color="auto"/>
        <w:right w:val="none" w:sz="0" w:space="0" w:color="auto"/>
      </w:divBdr>
      <w:divsChild>
        <w:div w:id="465708682">
          <w:marLeft w:val="0"/>
          <w:marRight w:val="0"/>
          <w:marTop w:val="0"/>
          <w:marBottom w:val="0"/>
          <w:divBdr>
            <w:top w:val="none" w:sz="0" w:space="0" w:color="auto"/>
            <w:left w:val="none" w:sz="0" w:space="0" w:color="auto"/>
            <w:bottom w:val="none" w:sz="0" w:space="0" w:color="auto"/>
            <w:right w:val="none" w:sz="0" w:space="0" w:color="auto"/>
          </w:divBdr>
          <w:divsChild>
            <w:div w:id="880243814">
              <w:marLeft w:val="0"/>
              <w:marRight w:val="0"/>
              <w:marTop w:val="0"/>
              <w:marBottom w:val="0"/>
              <w:divBdr>
                <w:top w:val="none" w:sz="0" w:space="0" w:color="auto"/>
                <w:left w:val="none" w:sz="0" w:space="0" w:color="auto"/>
                <w:bottom w:val="none" w:sz="0" w:space="0" w:color="auto"/>
                <w:right w:val="none" w:sz="0" w:space="0" w:color="auto"/>
              </w:divBdr>
            </w:div>
            <w:div w:id="175770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14236">
      <w:bodyDiv w:val="1"/>
      <w:marLeft w:val="0"/>
      <w:marRight w:val="0"/>
      <w:marTop w:val="0"/>
      <w:marBottom w:val="0"/>
      <w:divBdr>
        <w:top w:val="none" w:sz="0" w:space="0" w:color="auto"/>
        <w:left w:val="none" w:sz="0" w:space="0" w:color="auto"/>
        <w:bottom w:val="none" w:sz="0" w:space="0" w:color="auto"/>
        <w:right w:val="none" w:sz="0" w:space="0" w:color="auto"/>
      </w:divBdr>
    </w:div>
    <w:div w:id="2132941310">
      <w:bodyDiv w:val="1"/>
      <w:marLeft w:val="0"/>
      <w:marRight w:val="0"/>
      <w:marTop w:val="0"/>
      <w:marBottom w:val="0"/>
      <w:divBdr>
        <w:top w:val="none" w:sz="0" w:space="0" w:color="auto"/>
        <w:left w:val="none" w:sz="0" w:space="0" w:color="auto"/>
        <w:bottom w:val="none" w:sz="0" w:space="0" w:color="auto"/>
        <w:right w:val="none" w:sz="0" w:space="0" w:color="auto"/>
      </w:divBdr>
    </w:div>
    <w:div w:id="2134400667">
      <w:bodyDiv w:val="1"/>
      <w:marLeft w:val="0"/>
      <w:marRight w:val="0"/>
      <w:marTop w:val="0"/>
      <w:marBottom w:val="0"/>
      <w:divBdr>
        <w:top w:val="none" w:sz="0" w:space="0" w:color="auto"/>
        <w:left w:val="none" w:sz="0" w:space="0" w:color="auto"/>
        <w:bottom w:val="none" w:sz="0" w:space="0" w:color="auto"/>
        <w:right w:val="none" w:sz="0" w:space="0" w:color="auto"/>
      </w:divBdr>
    </w:div>
    <w:div w:id="2135832849">
      <w:bodyDiv w:val="1"/>
      <w:marLeft w:val="0"/>
      <w:marRight w:val="0"/>
      <w:marTop w:val="0"/>
      <w:marBottom w:val="0"/>
      <w:divBdr>
        <w:top w:val="none" w:sz="0" w:space="0" w:color="auto"/>
        <w:left w:val="none" w:sz="0" w:space="0" w:color="auto"/>
        <w:bottom w:val="none" w:sz="0" w:space="0" w:color="auto"/>
        <w:right w:val="none" w:sz="0" w:space="0" w:color="auto"/>
      </w:divBdr>
    </w:div>
    <w:div w:id="2140416794">
      <w:bodyDiv w:val="1"/>
      <w:marLeft w:val="0"/>
      <w:marRight w:val="0"/>
      <w:marTop w:val="0"/>
      <w:marBottom w:val="0"/>
      <w:divBdr>
        <w:top w:val="none" w:sz="0" w:space="0" w:color="auto"/>
        <w:left w:val="none" w:sz="0" w:space="0" w:color="auto"/>
        <w:bottom w:val="none" w:sz="0" w:space="0" w:color="auto"/>
        <w:right w:val="none" w:sz="0" w:space="0" w:color="auto"/>
      </w:divBdr>
      <w:divsChild>
        <w:div w:id="153031164">
          <w:marLeft w:val="0"/>
          <w:marRight w:val="0"/>
          <w:marTop w:val="0"/>
          <w:marBottom w:val="0"/>
          <w:divBdr>
            <w:top w:val="none" w:sz="0" w:space="0" w:color="auto"/>
            <w:left w:val="none" w:sz="0" w:space="0" w:color="auto"/>
            <w:bottom w:val="none" w:sz="0" w:space="0" w:color="auto"/>
            <w:right w:val="none" w:sz="0" w:space="0" w:color="auto"/>
          </w:divBdr>
          <w:divsChild>
            <w:div w:id="252663634">
              <w:marLeft w:val="0"/>
              <w:marRight w:val="0"/>
              <w:marTop w:val="0"/>
              <w:marBottom w:val="0"/>
              <w:divBdr>
                <w:top w:val="none" w:sz="0" w:space="0" w:color="auto"/>
                <w:left w:val="none" w:sz="0" w:space="0" w:color="auto"/>
                <w:bottom w:val="none" w:sz="0" w:space="0" w:color="auto"/>
                <w:right w:val="none" w:sz="0" w:space="0" w:color="auto"/>
              </w:divBdr>
            </w:div>
            <w:div w:id="300426901">
              <w:marLeft w:val="0"/>
              <w:marRight w:val="0"/>
              <w:marTop w:val="0"/>
              <w:marBottom w:val="0"/>
              <w:divBdr>
                <w:top w:val="none" w:sz="0" w:space="0" w:color="auto"/>
                <w:left w:val="none" w:sz="0" w:space="0" w:color="auto"/>
                <w:bottom w:val="none" w:sz="0" w:space="0" w:color="auto"/>
                <w:right w:val="none" w:sz="0" w:space="0" w:color="auto"/>
              </w:divBdr>
            </w:div>
            <w:div w:id="320354926">
              <w:marLeft w:val="0"/>
              <w:marRight w:val="0"/>
              <w:marTop w:val="0"/>
              <w:marBottom w:val="0"/>
              <w:divBdr>
                <w:top w:val="none" w:sz="0" w:space="0" w:color="auto"/>
                <w:left w:val="none" w:sz="0" w:space="0" w:color="auto"/>
                <w:bottom w:val="none" w:sz="0" w:space="0" w:color="auto"/>
                <w:right w:val="none" w:sz="0" w:space="0" w:color="auto"/>
              </w:divBdr>
            </w:div>
            <w:div w:id="504325003">
              <w:marLeft w:val="0"/>
              <w:marRight w:val="0"/>
              <w:marTop w:val="0"/>
              <w:marBottom w:val="0"/>
              <w:divBdr>
                <w:top w:val="none" w:sz="0" w:space="0" w:color="auto"/>
                <w:left w:val="none" w:sz="0" w:space="0" w:color="auto"/>
                <w:bottom w:val="none" w:sz="0" w:space="0" w:color="auto"/>
                <w:right w:val="none" w:sz="0" w:space="0" w:color="auto"/>
              </w:divBdr>
            </w:div>
            <w:div w:id="678774731">
              <w:marLeft w:val="0"/>
              <w:marRight w:val="0"/>
              <w:marTop w:val="0"/>
              <w:marBottom w:val="0"/>
              <w:divBdr>
                <w:top w:val="none" w:sz="0" w:space="0" w:color="auto"/>
                <w:left w:val="none" w:sz="0" w:space="0" w:color="auto"/>
                <w:bottom w:val="none" w:sz="0" w:space="0" w:color="auto"/>
                <w:right w:val="none" w:sz="0" w:space="0" w:color="auto"/>
              </w:divBdr>
            </w:div>
            <w:div w:id="801311112">
              <w:marLeft w:val="0"/>
              <w:marRight w:val="0"/>
              <w:marTop w:val="0"/>
              <w:marBottom w:val="0"/>
              <w:divBdr>
                <w:top w:val="none" w:sz="0" w:space="0" w:color="auto"/>
                <w:left w:val="none" w:sz="0" w:space="0" w:color="auto"/>
                <w:bottom w:val="none" w:sz="0" w:space="0" w:color="auto"/>
                <w:right w:val="none" w:sz="0" w:space="0" w:color="auto"/>
              </w:divBdr>
            </w:div>
            <w:div w:id="1348098782">
              <w:marLeft w:val="0"/>
              <w:marRight w:val="0"/>
              <w:marTop w:val="0"/>
              <w:marBottom w:val="0"/>
              <w:divBdr>
                <w:top w:val="none" w:sz="0" w:space="0" w:color="auto"/>
                <w:left w:val="none" w:sz="0" w:space="0" w:color="auto"/>
                <w:bottom w:val="none" w:sz="0" w:space="0" w:color="auto"/>
                <w:right w:val="none" w:sz="0" w:space="0" w:color="auto"/>
              </w:divBdr>
            </w:div>
            <w:div w:id="1468473306">
              <w:marLeft w:val="0"/>
              <w:marRight w:val="0"/>
              <w:marTop w:val="0"/>
              <w:marBottom w:val="0"/>
              <w:divBdr>
                <w:top w:val="none" w:sz="0" w:space="0" w:color="auto"/>
                <w:left w:val="none" w:sz="0" w:space="0" w:color="auto"/>
                <w:bottom w:val="none" w:sz="0" w:space="0" w:color="auto"/>
                <w:right w:val="none" w:sz="0" w:space="0" w:color="auto"/>
              </w:divBdr>
            </w:div>
            <w:div w:id="1946964590">
              <w:marLeft w:val="0"/>
              <w:marRight w:val="0"/>
              <w:marTop w:val="0"/>
              <w:marBottom w:val="0"/>
              <w:divBdr>
                <w:top w:val="none" w:sz="0" w:space="0" w:color="auto"/>
                <w:left w:val="none" w:sz="0" w:space="0" w:color="auto"/>
                <w:bottom w:val="none" w:sz="0" w:space="0" w:color="auto"/>
                <w:right w:val="none" w:sz="0" w:space="0" w:color="auto"/>
              </w:divBdr>
            </w:div>
            <w:div w:id="194773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73104">
      <w:bodyDiv w:val="1"/>
      <w:marLeft w:val="0"/>
      <w:marRight w:val="0"/>
      <w:marTop w:val="0"/>
      <w:marBottom w:val="0"/>
      <w:divBdr>
        <w:top w:val="none" w:sz="0" w:space="0" w:color="auto"/>
        <w:left w:val="none" w:sz="0" w:space="0" w:color="auto"/>
        <w:bottom w:val="none" w:sz="0" w:space="0" w:color="auto"/>
        <w:right w:val="none" w:sz="0" w:space="0" w:color="auto"/>
      </w:divBdr>
    </w:div>
    <w:div w:id="214272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storage.googleapis.com/"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hyperlink" Target="https://sonarcloud.io/summary/overall?id=RafaelFaisca32_desofs2024_M1C_3" TargetMode="Externa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truckmotion.onrender.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9.png"/><Relationship Id="rId48" Type="http://schemas.openxmlformats.org/officeDocument/2006/relationships/hyperlink" Target="http://render.com" TargetMode="External"/><Relationship Id="rId56" Type="http://schemas.microsoft.com/office/2020/10/relationships/intelligence" Target="intelligence2.xml"/><Relationship Id="rId8" Type="http://schemas.openxmlformats.org/officeDocument/2006/relationships/settings" Target="setting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storage.googleapis.com" TargetMode="External"/><Relationship Id="rId46" Type="http://schemas.openxmlformats.org/officeDocument/2006/relationships/hyperlink" Target="https://github.com/GoogleContainerTools/jib" TargetMode="External"/><Relationship Id="rId20" Type="http://schemas.openxmlformats.org/officeDocument/2006/relationships/image" Target="media/image8.png"/><Relationship Id="rId41" Type="http://schemas.openxmlformats.org/officeDocument/2006/relationships/image" Target="media/image2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243;nioRocha\AppData\Roaming\Microsoft\Templates\Teacher's%20syllabus%20(color).dotx" TargetMode="External"/></Relationships>
</file>

<file path=word/theme/theme1.xml><?xml version="1.0" encoding="utf-8"?>
<a:theme xmlns:a="http://schemas.openxmlformats.org/drawingml/2006/main" name="Office Theme">
  <a:themeElements>
    <a:clrScheme name="Syllabus">
      <a:dk1>
        <a:sysClr val="windowText" lastClr="000000"/>
      </a:dk1>
      <a:lt1>
        <a:sysClr val="window" lastClr="FFFFFF"/>
      </a:lt1>
      <a:dk2>
        <a:srgbClr val="361817"/>
      </a:dk2>
      <a:lt2>
        <a:srgbClr val="FAEDD9"/>
      </a:lt2>
      <a:accent1>
        <a:srgbClr val="D6615C"/>
      </a:accent1>
      <a:accent2>
        <a:srgbClr val="549CCC"/>
      </a:accent2>
      <a:accent3>
        <a:srgbClr val="E89F03"/>
      </a:accent3>
      <a:accent4>
        <a:srgbClr val="56B977"/>
      </a:accent4>
      <a:accent5>
        <a:srgbClr val="E17E00"/>
      </a:accent5>
      <a:accent6>
        <a:srgbClr val="02779E"/>
      </a:accent6>
      <a:hlink>
        <a:srgbClr val="549CCC"/>
      </a:hlink>
      <a:folHlink>
        <a:srgbClr val="E17E00"/>
      </a:folHlink>
    </a:clrScheme>
    <a:fontScheme name="Trebuchet MS">
      <a:majorFont>
        <a:latin typeface="Trebuchet MS"/>
        <a:ea typeface=""/>
        <a:cs typeface=""/>
      </a:majorFont>
      <a:minorFont>
        <a:latin typeface="Trebuchet M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6d73545b-8cef-4243-9cba-7ecc389a5002"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A866868CC3B4E4FB01BBECEEC634816" ma:contentTypeVersion="14" ma:contentTypeDescription="Create a new document." ma:contentTypeScope="" ma:versionID="5be2b945849f79abffab18306fd75bec">
  <xsd:schema xmlns:xsd="http://www.w3.org/2001/XMLSchema" xmlns:xs="http://www.w3.org/2001/XMLSchema" xmlns:p="http://schemas.microsoft.com/office/2006/metadata/properties" xmlns:ns3="7ed888f8-566b-4923-ac8f-1ce340ff1bfa" xmlns:ns4="6d73545b-8cef-4243-9cba-7ecc389a5002" targetNamespace="http://schemas.microsoft.com/office/2006/metadata/properties" ma:root="true" ma:fieldsID="1e30cc5f8b06d25a3ac036bbdcf9e423" ns3:_="" ns4:_="">
    <xsd:import namespace="7ed888f8-566b-4923-ac8f-1ce340ff1bfa"/>
    <xsd:import namespace="6d73545b-8cef-4243-9cba-7ecc389a500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AutoKeyPoints" minOccurs="0"/>
                <xsd:element ref="ns4:MediaServiceKeyPoints" minOccurs="0"/>
                <xsd:element ref="ns4:MediaServiceDateTaken"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888f8-566b-4923-ac8f-1ce340ff1bf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73545b-8cef-4243-9cba-7ecc389a5002"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Obj23</b:Tag>
    <b:SourceType>InternetSite</b:SourceType>
    <b:Guid>{D345889B-3289-43D6-BA8B-BDE7ABDAF2C8}</b:Guid>
    <b:Title>UML</b:Title>
    <b:Year>2023</b:Year>
    <b:Author>
      <b:Author>
        <b:NameList>
          <b:Person>
            <b:Last>Object Management Group®</b:Last>
            <b:First>Inc.</b:First>
          </b:Person>
        </b:NameList>
      </b:Author>
    </b:Author>
    <b:ProductionCompany>Unified Modeling Language</b:ProductionCompany>
    <b:URL>https://www.uml.org/</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28B02-42E2-411E-BD44-23A1E0DA07D6}">
  <ds:schemaRefs>
    <ds:schemaRef ds:uri="http://schemas.microsoft.com/sharepoint/v3/contenttype/forms"/>
  </ds:schemaRefs>
</ds:datastoreItem>
</file>

<file path=customXml/itemProps3.xml><?xml version="1.0" encoding="utf-8"?>
<ds:datastoreItem xmlns:ds="http://schemas.openxmlformats.org/officeDocument/2006/customXml" ds:itemID="{0AF5A61F-E766-47A5-B0E1-05F498D6D87E}">
  <ds:schemaRefs>
    <ds:schemaRef ds:uri="http://schemas.microsoft.com/office/2006/metadata/properties"/>
    <ds:schemaRef ds:uri="http://schemas.microsoft.com/office/infopath/2007/PartnerControls"/>
    <ds:schemaRef ds:uri="6d73545b-8cef-4243-9cba-7ecc389a5002"/>
  </ds:schemaRefs>
</ds:datastoreItem>
</file>

<file path=customXml/itemProps4.xml><?xml version="1.0" encoding="utf-8"?>
<ds:datastoreItem xmlns:ds="http://schemas.openxmlformats.org/officeDocument/2006/customXml" ds:itemID="{B6B6D654-E81E-4448-A1E9-B128DCE74A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888f8-566b-4923-ac8f-1ce340ff1bfa"/>
    <ds:schemaRef ds:uri="6d73545b-8cef-4243-9cba-7ecc389a50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7304784-B575-4489-BBC0-5DD078C67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Teacher's syllabus (color).dotx</Template>
  <TotalTime>955</TotalTime>
  <Pages>1</Pages>
  <Words>6267</Words>
  <Characters>35728</Characters>
  <Application>Microsoft Office Word</Application>
  <DocSecurity>4</DocSecurity>
  <Lines>297</Lines>
  <Paragraphs>83</Paragraphs>
  <ScaleCrop>false</ScaleCrop>
  <Company/>
  <LinksUpToDate>false</LinksUpToDate>
  <CharactersWithSpaces>41912</CharactersWithSpaces>
  <SharedDoc>false</SharedDoc>
  <HLinks>
    <vt:vector size="516" baseType="variant">
      <vt:variant>
        <vt:i4>7733327</vt:i4>
      </vt:variant>
      <vt:variant>
        <vt:i4>618</vt:i4>
      </vt:variant>
      <vt:variant>
        <vt:i4>0</vt:i4>
      </vt:variant>
      <vt:variant>
        <vt:i4>5</vt:i4>
      </vt:variant>
      <vt:variant>
        <vt:lpwstr>https://sonarcloud.io/summary/overall?id=RafaelFaisca32_desofs2024_M1C_3</vt:lpwstr>
      </vt:variant>
      <vt:variant>
        <vt:lpwstr/>
      </vt:variant>
      <vt:variant>
        <vt:i4>3932276</vt:i4>
      </vt:variant>
      <vt:variant>
        <vt:i4>609</vt:i4>
      </vt:variant>
      <vt:variant>
        <vt:i4>0</vt:i4>
      </vt:variant>
      <vt:variant>
        <vt:i4>5</vt:i4>
      </vt:variant>
      <vt:variant>
        <vt:lpwstr>http://render.com/</vt:lpwstr>
      </vt:variant>
      <vt:variant>
        <vt:lpwstr/>
      </vt:variant>
      <vt:variant>
        <vt:i4>2949168</vt:i4>
      </vt:variant>
      <vt:variant>
        <vt:i4>603</vt:i4>
      </vt:variant>
      <vt:variant>
        <vt:i4>0</vt:i4>
      </vt:variant>
      <vt:variant>
        <vt:i4>5</vt:i4>
      </vt:variant>
      <vt:variant>
        <vt:lpwstr>https://github.com/GoogleContainerTools/jib</vt:lpwstr>
      </vt:variant>
      <vt:variant>
        <vt:lpwstr/>
      </vt:variant>
      <vt:variant>
        <vt:i4>4063349</vt:i4>
      </vt:variant>
      <vt:variant>
        <vt:i4>579</vt:i4>
      </vt:variant>
      <vt:variant>
        <vt:i4>0</vt:i4>
      </vt:variant>
      <vt:variant>
        <vt:i4>5</vt:i4>
      </vt:variant>
      <vt:variant>
        <vt:lpwstr>https://storage.googleapis.com/</vt:lpwstr>
      </vt:variant>
      <vt:variant>
        <vt:lpwstr/>
      </vt:variant>
      <vt:variant>
        <vt:i4>4063349</vt:i4>
      </vt:variant>
      <vt:variant>
        <vt:i4>576</vt:i4>
      </vt:variant>
      <vt:variant>
        <vt:i4>0</vt:i4>
      </vt:variant>
      <vt:variant>
        <vt:i4>5</vt:i4>
      </vt:variant>
      <vt:variant>
        <vt:lpwstr>https://storage.googleapis.com/</vt:lpwstr>
      </vt:variant>
      <vt:variant>
        <vt:lpwstr/>
      </vt:variant>
      <vt:variant>
        <vt:i4>4915221</vt:i4>
      </vt:variant>
      <vt:variant>
        <vt:i4>504</vt:i4>
      </vt:variant>
      <vt:variant>
        <vt:i4>0</vt:i4>
      </vt:variant>
      <vt:variant>
        <vt:i4>5</vt:i4>
      </vt:variant>
      <vt:variant>
        <vt:lpwstr>https://truckmotion.onrender.com/</vt:lpwstr>
      </vt:variant>
      <vt:variant>
        <vt:lpwstr/>
      </vt:variant>
      <vt:variant>
        <vt:i4>1245243</vt:i4>
      </vt:variant>
      <vt:variant>
        <vt:i4>482</vt:i4>
      </vt:variant>
      <vt:variant>
        <vt:i4>0</vt:i4>
      </vt:variant>
      <vt:variant>
        <vt:i4>5</vt:i4>
      </vt:variant>
      <vt:variant>
        <vt:lpwstr/>
      </vt:variant>
      <vt:variant>
        <vt:lpwstr>_Toc167047953</vt:lpwstr>
      </vt:variant>
      <vt:variant>
        <vt:i4>1245243</vt:i4>
      </vt:variant>
      <vt:variant>
        <vt:i4>476</vt:i4>
      </vt:variant>
      <vt:variant>
        <vt:i4>0</vt:i4>
      </vt:variant>
      <vt:variant>
        <vt:i4>5</vt:i4>
      </vt:variant>
      <vt:variant>
        <vt:lpwstr/>
      </vt:variant>
      <vt:variant>
        <vt:lpwstr>_Toc167047952</vt:lpwstr>
      </vt:variant>
      <vt:variant>
        <vt:i4>1245243</vt:i4>
      </vt:variant>
      <vt:variant>
        <vt:i4>470</vt:i4>
      </vt:variant>
      <vt:variant>
        <vt:i4>0</vt:i4>
      </vt:variant>
      <vt:variant>
        <vt:i4>5</vt:i4>
      </vt:variant>
      <vt:variant>
        <vt:lpwstr/>
      </vt:variant>
      <vt:variant>
        <vt:lpwstr>_Toc167047951</vt:lpwstr>
      </vt:variant>
      <vt:variant>
        <vt:i4>1245243</vt:i4>
      </vt:variant>
      <vt:variant>
        <vt:i4>464</vt:i4>
      </vt:variant>
      <vt:variant>
        <vt:i4>0</vt:i4>
      </vt:variant>
      <vt:variant>
        <vt:i4>5</vt:i4>
      </vt:variant>
      <vt:variant>
        <vt:lpwstr/>
      </vt:variant>
      <vt:variant>
        <vt:lpwstr>_Toc167047950</vt:lpwstr>
      </vt:variant>
      <vt:variant>
        <vt:i4>1179707</vt:i4>
      </vt:variant>
      <vt:variant>
        <vt:i4>458</vt:i4>
      </vt:variant>
      <vt:variant>
        <vt:i4>0</vt:i4>
      </vt:variant>
      <vt:variant>
        <vt:i4>5</vt:i4>
      </vt:variant>
      <vt:variant>
        <vt:lpwstr/>
      </vt:variant>
      <vt:variant>
        <vt:lpwstr>_Toc167047949</vt:lpwstr>
      </vt:variant>
      <vt:variant>
        <vt:i4>1179707</vt:i4>
      </vt:variant>
      <vt:variant>
        <vt:i4>452</vt:i4>
      </vt:variant>
      <vt:variant>
        <vt:i4>0</vt:i4>
      </vt:variant>
      <vt:variant>
        <vt:i4>5</vt:i4>
      </vt:variant>
      <vt:variant>
        <vt:lpwstr/>
      </vt:variant>
      <vt:variant>
        <vt:lpwstr>_Toc167047948</vt:lpwstr>
      </vt:variant>
      <vt:variant>
        <vt:i4>1179707</vt:i4>
      </vt:variant>
      <vt:variant>
        <vt:i4>446</vt:i4>
      </vt:variant>
      <vt:variant>
        <vt:i4>0</vt:i4>
      </vt:variant>
      <vt:variant>
        <vt:i4>5</vt:i4>
      </vt:variant>
      <vt:variant>
        <vt:lpwstr/>
      </vt:variant>
      <vt:variant>
        <vt:lpwstr>_Toc167047947</vt:lpwstr>
      </vt:variant>
      <vt:variant>
        <vt:i4>1179707</vt:i4>
      </vt:variant>
      <vt:variant>
        <vt:i4>440</vt:i4>
      </vt:variant>
      <vt:variant>
        <vt:i4>0</vt:i4>
      </vt:variant>
      <vt:variant>
        <vt:i4>5</vt:i4>
      </vt:variant>
      <vt:variant>
        <vt:lpwstr/>
      </vt:variant>
      <vt:variant>
        <vt:lpwstr>_Toc167047946</vt:lpwstr>
      </vt:variant>
      <vt:variant>
        <vt:i4>1179707</vt:i4>
      </vt:variant>
      <vt:variant>
        <vt:i4>431</vt:i4>
      </vt:variant>
      <vt:variant>
        <vt:i4>0</vt:i4>
      </vt:variant>
      <vt:variant>
        <vt:i4>5</vt:i4>
      </vt:variant>
      <vt:variant>
        <vt:lpwstr/>
      </vt:variant>
      <vt:variant>
        <vt:lpwstr>_Toc167047945</vt:lpwstr>
      </vt:variant>
      <vt:variant>
        <vt:i4>1179707</vt:i4>
      </vt:variant>
      <vt:variant>
        <vt:i4>425</vt:i4>
      </vt:variant>
      <vt:variant>
        <vt:i4>0</vt:i4>
      </vt:variant>
      <vt:variant>
        <vt:i4>5</vt:i4>
      </vt:variant>
      <vt:variant>
        <vt:lpwstr/>
      </vt:variant>
      <vt:variant>
        <vt:lpwstr>_Toc167047944</vt:lpwstr>
      </vt:variant>
      <vt:variant>
        <vt:i4>1179707</vt:i4>
      </vt:variant>
      <vt:variant>
        <vt:i4>419</vt:i4>
      </vt:variant>
      <vt:variant>
        <vt:i4>0</vt:i4>
      </vt:variant>
      <vt:variant>
        <vt:i4>5</vt:i4>
      </vt:variant>
      <vt:variant>
        <vt:lpwstr/>
      </vt:variant>
      <vt:variant>
        <vt:lpwstr>_Toc167047943</vt:lpwstr>
      </vt:variant>
      <vt:variant>
        <vt:i4>1179707</vt:i4>
      </vt:variant>
      <vt:variant>
        <vt:i4>413</vt:i4>
      </vt:variant>
      <vt:variant>
        <vt:i4>0</vt:i4>
      </vt:variant>
      <vt:variant>
        <vt:i4>5</vt:i4>
      </vt:variant>
      <vt:variant>
        <vt:lpwstr/>
      </vt:variant>
      <vt:variant>
        <vt:lpwstr>_Toc167047942</vt:lpwstr>
      </vt:variant>
      <vt:variant>
        <vt:i4>1179707</vt:i4>
      </vt:variant>
      <vt:variant>
        <vt:i4>407</vt:i4>
      </vt:variant>
      <vt:variant>
        <vt:i4>0</vt:i4>
      </vt:variant>
      <vt:variant>
        <vt:i4>5</vt:i4>
      </vt:variant>
      <vt:variant>
        <vt:lpwstr/>
      </vt:variant>
      <vt:variant>
        <vt:lpwstr>_Toc167047941</vt:lpwstr>
      </vt:variant>
      <vt:variant>
        <vt:i4>1179707</vt:i4>
      </vt:variant>
      <vt:variant>
        <vt:i4>401</vt:i4>
      </vt:variant>
      <vt:variant>
        <vt:i4>0</vt:i4>
      </vt:variant>
      <vt:variant>
        <vt:i4>5</vt:i4>
      </vt:variant>
      <vt:variant>
        <vt:lpwstr/>
      </vt:variant>
      <vt:variant>
        <vt:lpwstr>_Toc167047940</vt:lpwstr>
      </vt:variant>
      <vt:variant>
        <vt:i4>1376315</vt:i4>
      </vt:variant>
      <vt:variant>
        <vt:i4>395</vt:i4>
      </vt:variant>
      <vt:variant>
        <vt:i4>0</vt:i4>
      </vt:variant>
      <vt:variant>
        <vt:i4>5</vt:i4>
      </vt:variant>
      <vt:variant>
        <vt:lpwstr/>
      </vt:variant>
      <vt:variant>
        <vt:lpwstr>_Toc167047939</vt:lpwstr>
      </vt:variant>
      <vt:variant>
        <vt:i4>1376315</vt:i4>
      </vt:variant>
      <vt:variant>
        <vt:i4>389</vt:i4>
      </vt:variant>
      <vt:variant>
        <vt:i4>0</vt:i4>
      </vt:variant>
      <vt:variant>
        <vt:i4>5</vt:i4>
      </vt:variant>
      <vt:variant>
        <vt:lpwstr/>
      </vt:variant>
      <vt:variant>
        <vt:lpwstr>_Toc167047938</vt:lpwstr>
      </vt:variant>
      <vt:variant>
        <vt:i4>1376315</vt:i4>
      </vt:variant>
      <vt:variant>
        <vt:i4>383</vt:i4>
      </vt:variant>
      <vt:variant>
        <vt:i4>0</vt:i4>
      </vt:variant>
      <vt:variant>
        <vt:i4>5</vt:i4>
      </vt:variant>
      <vt:variant>
        <vt:lpwstr/>
      </vt:variant>
      <vt:variant>
        <vt:lpwstr>_Toc167047937</vt:lpwstr>
      </vt:variant>
      <vt:variant>
        <vt:i4>1376315</vt:i4>
      </vt:variant>
      <vt:variant>
        <vt:i4>377</vt:i4>
      </vt:variant>
      <vt:variant>
        <vt:i4>0</vt:i4>
      </vt:variant>
      <vt:variant>
        <vt:i4>5</vt:i4>
      </vt:variant>
      <vt:variant>
        <vt:lpwstr/>
      </vt:variant>
      <vt:variant>
        <vt:lpwstr>_Toc167047936</vt:lpwstr>
      </vt:variant>
      <vt:variant>
        <vt:i4>1376315</vt:i4>
      </vt:variant>
      <vt:variant>
        <vt:i4>371</vt:i4>
      </vt:variant>
      <vt:variant>
        <vt:i4>0</vt:i4>
      </vt:variant>
      <vt:variant>
        <vt:i4>5</vt:i4>
      </vt:variant>
      <vt:variant>
        <vt:lpwstr/>
      </vt:variant>
      <vt:variant>
        <vt:lpwstr>_Toc167047935</vt:lpwstr>
      </vt:variant>
      <vt:variant>
        <vt:i4>1376315</vt:i4>
      </vt:variant>
      <vt:variant>
        <vt:i4>365</vt:i4>
      </vt:variant>
      <vt:variant>
        <vt:i4>0</vt:i4>
      </vt:variant>
      <vt:variant>
        <vt:i4>5</vt:i4>
      </vt:variant>
      <vt:variant>
        <vt:lpwstr/>
      </vt:variant>
      <vt:variant>
        <vt:lpwstr>_Toc167047934</vt:lpwstr>
      </vt:variant>
      <vt:variant>
        <vt:i4>1376315</vt:i4>
      </vt:variant>
      <vt:variant>
        <vt:i4>359</vt:i4>
      </vt:variant>
      <vt:variant>
        <vt:i4>0</vt:i4>
      </vt:variant>
      <vt:variant>
        <vt:i4>5</vt:i4>
      </vt:variant>
      <vt:variant>
        <vt:lpwstr/>
      </vt:variant>
      <vt:variant>
        <vt:lpwstr>_Toc167047933</vt:lpwstr>
      </vt:variant>
      <vt:variant>
        <vt:i4>1376315</vt:i4>
      </vt:variant>
      <vt:variant>
        <vt:i4>353</vt:i4>
      </vt:variant>
      <vt:variant>
        <vt:i4>0</vt:i4>
      </vt:variant>
      <vt:variant>
        <vt:i4>5</vt:i4>
      </vt:variant>
      <vt:variant>
        <vt:lpwstr/>
      </vt:variant>
      <vt:variant>
        <vt:lpwstr>_Toc167047932</vt:lpwstr>
      </vt:variant>
      <vt:variant>
        <vt:i4>1376315</vt:i4>
      </vt:variant>
      <vt:variant>
        <vt:i4>347</vt:i4>
      </vt:variant>
      <vt:variant>
        <vt:i4>0</vt:i4>
      </vt:variant>
      <vt:variant>
        <vt:i4>5</vt:i4>
      </vt:variant>
      <vt:variant>
        <vt:lpwstr/>
      </vt:variant>
      <vt:variant>
        <vt:lpwstr>_Toc167047931</vt:lpwstr>
      </vt:variant>
      <vt:variant>
        <vt:i4>1376315</vt:i4>
      </vt:variant>
      <vt:variant>
        <vt:i4>341</vt:i4>
      </vt:variant>
      <vt:variant>
        <vt:i4>0</vt:i4>
      </vt:variant>
      <vt:variant>
        <vt:i4>5</vt:i4>
      </vt:variant>
      <vt:variant>
        <vt:lpwstr/>
      </vt:variant>
      <vt:variant>
        <vt:lpwstr>_Toc167047930</vt:lpwstr>
      </vt:variant>
      <vt:variant>
        <vt:i4>1310779</vt:i4>
      </vt:variant>
      <vt:variant>
        <vt:i4>335</vt:i4>
      </vt:variant>
      <vt:variant>
        <vt:i4>0</vt:i4>
      </vt:variant>
      <vt:variant>
        <vt:i4>5</vt:i4>
      </vt:variant>
      <vt:variant>
        <vt:lpwstr/>
      </vt:variant>
      <vt:variant>
        <vt:lpwstr>_Toc167047929</vt:lpwstr>
      </vt:variant>
      <vt:variant>
        <vt:i4>1310779</vt:i4>
      </vt:variant>
      <vt:variant>
        <vt:i4>329</vt:i4>
      </vt:variant>
      <vt:variant>
        <vt:i4>0</vt:i4>
      </vt:variant>
      <vt:variant>
        <vt:i4>5</vt:i4>
      </vt:variant>
      <vt:variant>
        <vt:lpwstr/>
      </vt:variant>
      <vt:variant>
        <vt:lpwstr>_Toc167047928</vt:lpwstr>
      </vt:variant>
      <vt:variant>
        <vt:i4>1310779</vt:i4>
      </vt:variant>
      <vt:variant>
        <vt:i4>323</vt:i4>
      </vt:variant>
      <vt:variant>
        <vt:i4>0</vt:i4>
      </vt:variant>
      <vt:variant>
        <vt:i4>5</vt:i4>
      </vt:variant>
      <vt:variant>
        <vt:lpwstr/>
      </vt:variant>
      <vt:variant>
        <vt:lpwstr>_Toc167047927</vt:lpwstr>
      </vt:variant>
      <vt:variant>
        <vt:i4>1310779</vt:i4>
      </vt:variant>
      <vt:variant>
        <vt:i4>317</vt:i4>
      </vt:variant>
      <vt:variant>
        <vt:i4>0</vt:i4>
      </vt:variant>
      <vt:variant>
        <vt:i4>5</vt:i4>
      </vt:variant>
      <vt:variant>
        <vt:lpwstr/>
      </vt:variant>
      <vt:variant>
        <vt:lpwstr>_Toc167047926</vt:lpwstr>
      </vt:variant>
      <vt:variant>
        <vt:i4>1310779</vt:i4>
      </vt:variant>
      <vt:variant>
        <vt:i4>311</vt:i4>
      </vt:variant>
      <vt:variant>
        <vt:i4>0</vt:i4>
      </vt:variant>
      <vt:variant>
        <vt:i4>5</vt:i4>
      </vt:variant>
      <vt:variant>
        <vt:lpwstr/>
      </vt:variant>
      <vt:variant>
        <vt:lpwstr>_Toc167047925</vt:lpwstr>
      </vt:variant>
      <vt:variant>
        <vt:i4>1310779</vt:i4>
      </vt:variant>
      <vt:variant>
        <vt:i4>305</vt:i4>
      </vt:variant>
      <vt:variant>
        <vt:i4>0</vt:i4>
      </vt:variant>
      <vt:variant>
        <vt:i4>5</vt:i4>
      </vt:variant>
      <vt:variant>
        <vt:lpwstr/>
      </vt:variant>
      <vt:variant>
        <vt:lpwstr>_Toc167047924</vt:lpwstr>
      </vt:variant>
      <vt:variant>
        <vt:i4>1310779</vt:i4>
      </vt:variant>
      <vt:variant>
        <vt:i4>299</vt:i4>
      </vt:variant>
      <vt:variant>
        <vt:i4>0</vt:i4>
      </vt:variant>
      <vt:variant>
        <vt:i4>5</vt:i4>
      </vt:variant>
      <vt:variant>
        <vt:lpwstr/>
      </vt:variant>
      <vt:variant>
        <vt:lpwstr>_Toc167047923</vt:lpwstr>
      </vt:variant>
      <vt:variant>
        <vt:i4>1310779</vt:i4>
      </vt:variant>
      <vt:variant>
        <vt:i4>293</vt:i4>
      </vt:variant>
      <vt:variant>
        <vt:i4>0</vt:i4>
      </vt:variant>
      <vt:variant>
        <vt:i4>5</vt:i4>
      </vt:variant>
      <vt:variant>
        <vt:lpwstr/>
      </vt:variant>
      <vt:variant>
        <vt:lpwstr>_Toc167047922</vt:lpwstr>
      </vt:variant>
      <vt:variant>
        <vt:i4>1310779</vt:i4>
      </vt:variant>
      <vt:variant>
        <vt:i4>287</vt:i4>
      </vt:variant>
      <vt:variant>
        <vt:i4>0</vt:i4>
      </vt:variant>
      <vt:variant>
        <vt:i4>5</vt:i4>
      </vt:variant>
      <vt:variant>
        <vt:lpwstr/>
      </vt:variant>
      <vt:variant>
        <vt:lpwstr>_Toc167047921</vt:lpwstr>
      </vt:variant>
      <vt:variant>
        <vt:i4>1310779</vt:i4>
      </vt:variant>
      <vt:variant>
        <vt:i4>281</vt:i4>
      </vt:variant>
      <vt:variant>
        <vt:i4>0</vt:i4>
      </vt:variant>
      <vt:variant>
        <vt:i4>5</vt:i4>
      </vt:variant>
      <vt:variant>
        <vt:lpwstr/>
      </vt:variant>
      <vt:variant>
        <vt:lpwstr>_Toc167047920</vt:lpwstr>
      </vt:variant>
      <vt:variant>
        <vt:i4>1507387</vt:i4>
      </vt:variant>
      <vt:variant>
        <vt:i4>275</vt:i4>
      </vt:variant>
      <vt:variant>
        <vt:i4>0</vt:i4>
      </vt:variant>
      <vt:variant>
        <vt:i4>5</vt:i4>
      </vt:variant>
      <vt:variant>
        <vt:lpwstr/>
      </vt:variant>
      <vt:variant>
        <vt:lpwstr>_Toc167047919</vt:lpwstr>
      </vt:variant>
      <vt:variant>
        <vt:i4>1507387</vt:i4>
      </vt:variant>
      <vt:variant>
        <vt:i4>266</vt:i4>
      </vt:variant>
      <vt:variant>
        <vt:i4>0</vt:i4>
      </vt:variant>
      <vt:variant>
        <vt:i4>5</vt:i4>
      </vt:variant>
      <vt:variant>
        <vt:lpwstr/>
      </vt:variant>
      <vt:variant>
        <vt:lpwstr>_Toc167047918</vt:lpwstr>
      </vt:variant>
      <vt:variant>
        <vt:i4>1507387</vt:i4>
      </vt:variant>
      <vt:variant>
        <vt:i4>260</vt:i4>
      </vt:variant>
      <vt:variant>
        <vt:i4>0</vt:i4>
      </vt:variant>
      <vt:variant>
        <vt:i4>5</vt:i4>
      </vt:variant>
      <vt:variant>
        <vt:lpwstr/>
      </vt:variant>
      <vt:variant>
        <vt:lpwstr>_Toc167047917</vt:lpwstr>
      </vt:variant>
      <vt:variant>
        <vt:i4>1507387</vt:i4>
      </vt:variant>
      <vt:variant>
        <vt:i4>254</vt:i4>
      </vt:variant>
      <vt:variant>
        <vt:i4>0</vt:i4>
      </vt:variant>
      <vt:variant>
        <vt:i4>5</vt:i4>
      </vt:variant>
      <vt:variant>
        <vt:lpwstr/>
      </vt:variant>
      <vt:variant>
        <vt:lpwstr>_Toc167047916</vt:lpwstr>
      </vt:variant>
      <vt:variant>
        <vt:i4>1507387</vt:i4>
      </vt:variant>
      <vt:variant>
        <vt:i4>248</vt:i4>
      </vt:variant>
      <vt:variant>
        <vt:i4>0</vt:i4>
      </vt:variant>
      <vt:variant>
        <vt:i4>5</vt:i4>
      </vt:variant>
      <vt:variant>
        <vt:lpwstr/>
      </vt:variant>
      <vt:variant>
        <vt:lpwstr>_Toc167047915</vt:lpwstr>
      </vt:variant>
      <vt:variant>
        <vt:i4>1507387</vt:i4>
      </vt:variant>
      <vt:variant>
        <vt:i4>242</vt:i4>
      </vt:variant>
      <vt:variant>
        <vt:i4>0</vt:i4>
      </vt:variant>
      <vt:variant>
        <vt:i4>5</vt:i4>
      </vt:variant>
      <vt:variant>
        <vt:lpwstr/>
      </vt:variant>
      <vt:variant>
        <vt:lpwstr>_Toc167047914</vt:lpwstr>
      </vt:variant>
      <vt:variant>
        <vt:i4>1507387</vt:i4>
      </vt:variant>
      <vt:variant>
        <vt:i4>236</vt:i4>
      </vt:variant>
      <vt:variant>
        <vt:i4>0</vt:i4>
      </vt:variant>
      <vt:variant>
        <vt:i4>5</vt:i4>
      </vt:variant>
      <vt:variant>
        <vt:lpwstr/>
      </vt:variant>
      <vt:variant>
        <vt:lpwstr>_Toc167047913</vt:lpwstr>
      </vt:variant>
      <vt:variant>
        <vt:i4>1507387</vt:i4>
      </vt:variant>
      <vt:variant>
        <vt:i4>230</vt:i4>
      </vt:variant>
      <vt:variant>
        <vt:i4>0</vt:i4>
      </vt:variant>
      <vt:variant>
        <vt:i4>5</vt:i4>
      </vt:variant>
      <vt:variant>
        <vt:lpwstr/>
      </vt:variant>
      <vt:variant>
        <vt:lpwstr>_Toc167047912</vt:lpwstr>
      </vt:variant>
      <vt:variant>
        <vt:i4>1507387</vt:i4>
      </vt:variant>
      <vt:variant>
        <vt:i4>224</vt:i4>
      </vt:variant>
      <vt:variant>
        <vt:i4>0</vt:i4>
      </vt:variant>
      <vt:variant>
        <vt:i4>5</vt:i4>
      </vt:variant>
      <vt:variant>
        <vt:lpwstr/>
      </vt:variant>
      <vt:variant>
        <vt:lpwstr>_Toc167047911</vt:lpwstr>
      </vt:variant>
      <vt:variant>
        <vt:i4>1507387</vt:i4>
      </vt:variant>
      <vt:variant>
        <vt:i4>218</vt:i4>
      </vt:variant>
      <vt:variant>
        <vt:i4>0</vt:i4>
      </vt:variant>
      <vt:variant>
        <vt:i4>5</vt:i4>
      </vt:variant>
      <vt:variant>
        <vt:lpwstr/>
      </vt:variant>
      <vt:variant>
        <vt:lpwstr>_Toc167047910</vt:lpwstr>
      </vt:variant>
      <vt:variant>
        <vt:i4>1441851</vt:i4>
      </vt:variant>
      <vt:variant>
        <vt:i4>212</vt:i4>
      </vt:variant>
      <vt:variant>
        <vt:i4>0</vt:i4>
      </vt:variant>
      <vt:variant>
        <vt:i4>5</vt:i4>
      </vt:variant>
      <vt:variant>
        <vt:lpwstr/>
      </vt:variant>
      <vt:variant>
        <vt:lpwstr>_Toc167047909</vt:lpwstr>
      </vt:variant>
      <vt:variant>
        <vt:i4>1441851</vt:i4>
      </vt:variant>
      <vt:variant>
        <vt:i4>206</vt:i4>
      </vt:variant>
      <vt:variant>
        <vt:i4>0</vt:i4>
      </vt:variant>
      <vt:variant>
        <vt:i4>5</vt:i4>
      </vt:variant>
      <vt:variant>
        <vt:lpwstr/>
      </vt:variant>
      <vt:variant>
        <vt:lpwstr>_Toc167047908</vt:lpwstr>
      </vt:variant>
      <vt:variant>
        <vt:i4>1441851</vt:i4>
      </vt:variant>
      <vt:variant>
        <vt:i4>200</vt:i4>
      </vt:variant>
      <vt:variant>
        <vt:i4>0</vt:i4>
      </vt:variant>
      <vt:variant>
        <vt:i4>5</vt:i4>
      </vt:variant>
      <vt:variant>
        <vt:lpwstr/>
      </vt:variant>
      <vt:variant>
        <vt:lpwstr>_Toc167047907</vt:lpwstr>
      </vt:variant>
      <vt:variant>
        <vt:i4>1441851</vt:i4>
      </vt:variant>
      <vt:variant>
        <vt:i4>194</vt:i4>
      </vt:variant>
      <vt:variant>
        <vt:i4>0</vt:i4>
      </vt:variant>
      <vt:variant>
        <vt:i4>5</vt:i4>
      </vt:variant>
      <vt:variant>
        <vt:lpwstr/>
      </vt:variant>
      <vt:variant>
        <vt:lpwstr>_Toc167047906</vt:lpwstr>
      </vt:variant>
      <vt:variant>
        <vt:i4>1441851</vt:i4>
      </vt:variant>
      <vt:variant>
        <vt:i4>188</vt:i4>
      </vt:variant>
      <vt:variant>
        <vt:i4>0</vt:i4>
      </vt:variant>
      <vt:variant>
        <vt:i4>5</vt:i4>
      </vt:variant>
      <vt:variant>
        <vt:lpwstr/>
      </vt:variant>
      <vt:variant>
        <vt:lpwstr>_Toc167047905</vt:lpwstr>
      </vt:variant>
      <vt:variant>
        <vt:i4>1441851</vt:i4>
      </vt:variant>
      <vt:variant>
        <vt:i4>182</vt:i4>
      </vt:variant>
      <vt:variant>
        <vt:i4>0</vt:i4>
      </vt:variant>
      <vt:variant>
        <vt:i4>5</vt:i4>
      </vt:variant>
      <vt:variant>
        <vt:lpwstr/>
      </vt:variant>
      <vt:variant>
        <vt:lpwstr>_Toc167047904</vt:lpwstr>
      </vt:variant>
      <vt:variant>
        <vt:i4>1441851</vt:i4>
      </vt:variant>
      <vt:variant>
        <vt:i4>176</vt:i4>
      </vt:variant>
      <vt:variant>
        <vt:i4>0</vt:i4>
      </vt:variant>
      <vt:variant>
        <vt:i4>5</vt:i4>
      </vt:variant>
      <vt:variant>
        <vt:lpwstr/>
      </vt:variant>
      <vt:variant>
        <vt:lpwstr>_Toc167047903</vt:lpwstr>
      </vt:variant>
      <vt:variant>
        <vt:i4>1441851</vt:i4>
      </vt:variant>
      <vt:variant>
        <vt:i4>170</vt:i4>
      </vt:variant>
      <vt:variant>
        <vt:i4>0</vt:i4>
      </vt:variant>
      <vt:variant>
        <vt:i4>5</vt:i4>
      </vt:variant>
      <vt:variant>
        <vt:lpwstr/>
      </vt:variant>
      <vt:variant>
        <vt:lpwstr>_Toc167047902</vt:lpwstr>
      </vt:variant>
      <vt:variant>
        <vt:i4>1441851</vt:i4>
      </vt:variant>
      <vt:variant>
        <vt:i4>164</vt:i4>
      </vt:variant>
      <vt:variant>
        <vt:i4>0</vt:i4>
      </vt:variant>
      <vt:variant>
        <vt:i4>5</vt:i4>
      </vt:variant>
      <vt:variant>
        <vt:lpwstr/>
      </vt:variant>
      <vt:variant>
        <vt:lpwstr>_Toc167047901</vt:lpwstr>
      </vt:variant>
      <vt:variant>
        <vt:i4>1441851</vt:i4>
      </vt:variant>
      <vt:variant>
        <vt:i4>158</vt:i4>
      </vt:variant>
      <vt:variant>
        <vt:i4>0</vt:i4>
      </vt:variant>
      <vt:variant>
        <vt:i4>5</vt:i4>
      </vt:variant>
      <vt:variant>
        <vt:lpwstr/>
      </vt:variant>
      <vt:variant>
        <vt:lpwstr>_Toc167047900</vt:lpwstr>
      </vt:variant>
      <vt:variant>
        <vt:i4>2031674</vt:i4>
      </vt:variant>
      <vt:variant>
        <vt:i4>152</vt:i4>
      </vt:variant>
      <vt:variant>
        <vt:i4>0</vt:i4>
      </vt:variant>
      <vt:variant>
        <vt:i4>5</vt:i4>
      </vt:variant>
      <vt:variant>
        <vt:lpwstr/>
      </vt:variant>
      <vt:variant>
        <vt:lpwstr>_Toc167047899</vt:lpwstr>
      </vt:variant>
      <vt:variant>
        <vt:i4>2031674</vt:i4>
      </vt:variant>
      <vt:variant>
        <vt:i4>146</vt:i4>
      </vt:variant>
      <vt:variant>
        <vt:i4>0</vt:i4>
      </vt:variant>
      <vt:variant>
        <vt:i4>5</vt:i4>
      </vt:variant>
      <vt:variant>
        <vt:lpwstr/>
      </vt:variant>
      <vt:variant>
        <vt:lpwstr>_Toc167047898</vt:lpwstr>
      </vt:variant>
      <vt:variant>
        <vt:i4>2031674</vt:i4>
      </vt:variant>
      <vt:variant>
        <vt:i4>140</vt:i4>
      </vt:variant>
      <vt:variant>
        <vt:i4>0</vt:i4>
      </vt:variant>
      <vt:variant>
        <vt:i4>5</vt:i4>
      </vt:variant>
      <vt:variant>
        <vt:lpwstr/>
      </vt:variant>
      <vt:variant>
        <vt:lpwstr>_Toc167047897</vt:lpwstr>
      </vt:variant>
      <vt:variant>
        <vt:i4>2031674</vt:i4>
      </vt:variant>
      <vt:variant>
        <vt:i4>134</vt:i4>
      </vt:variant>
      <vt:variant>
        <vt:i4>0</vt:i4>
      </vt:variant>
      <vt:variant>
        <vt:i4>5</vt:i4>
      </vt:variant>
      <vt:variant>
        <vt:lpwstr/>
      </vt:variant>
      <vt:variant>
        <vt:lpwstr>_Toc167047896</vt:lpwstr>
      </vt:variant>
      <vt:variant>
        <vt:i4>2031674</vt:i4>
      </vt:variant>
      <vt:variant>
        <vt:i4>128</vt:i4>
      </vt:variant>
      <vt:variant>
        <vt:i4>0</vt:i4>
      </vt:variant>
      <vt:variant>
        <vt:i4>5</vt:i4>
      </vt:variant>
      <vt:variant>
        <vt:lpwstr/>
      </vt:variant>
      <vt:variant>
        <vt:lpwstr>_Toc167047895</vt:lpwstr>
      </vt:variant>
      <vt:variant>
        <vt:i4>2031674</vt:i4>
      </vt:variant>
      <vt:variant>
        <vt:i4>122</vt:i4>
      </vt:variant>
      <vt:variant>
        <vt:i4>0</vt:i4>
      </vt:variant>
      <vt:variant>
        <vt:i4>5</vt:i4>
      </vt:variant>
      <vt:variant>
        <vt:lpwstr/>
      </vt:variant>
      <vt:variant>
        <vt:lpwstr>_Toc167047894</vt:lpwstr>
      </vt:variant>
      <vt:variant>
        <vt:i4>2031674</vt:i4>
      </vt:variant>
      <vt:variant>
        <vt:i4>116</vt:i4>
      </vt:variant>
      <vt:variant>
        <vt:i4>0</vt:i4>
      </vt:variant>
      <vt:variant>
        <vt:i4>5</vt:i4>
      </vt:variant>
      <vt:variant>
        <vt:lpwstr/>
      </vt:variant>
      <vt:variant>
        <vt:lpwstr>_Toc167047893</vt:lpwstr>
      </vt:variant>
      <vt:variant>
        <vt:i4>2031674</vt:i4>
      </vt:variant>
      <vt:variant>
        <vt:i4>110</vt:i4>
      </vt:variant>
      <vt:variant>
        <vt:i4>0</vt:i4>
      </vt:variant>
      <vt:variant>
        <vt:i4>5</vt:i4>
      </vt:variant>
      <vt:variant>
        <vt:lpwstr/>
      </vt:variant>
      <vt:variant>
        <vt:lpwstr>_Toc167047892</vt:lpwstr>
      </vt:variant>
      <vt:variant>
        <vt:i4>2031674</vt:i4>
      </vt:variant>
      <vt:variant>
        <vt:i4>104</vt:i4>
      </vt:variant>
      <vt:variant>
        <vt:i4>0</vt:i4>
      </vt:variant>
      <vt:variant>
        <vt:i4>5</vt:i4>
      </vt:variant>
      <vt:variant>
        <vt:lpwstr/>
      </vt:variant>
      <vt:variant>
        <vt:lpwstr>_Toc167047891</vt:lpwstr>
      </vt:variant>
      <vt:variant>
        <vt:i4>2031674</vt:i4>
      </vt:variant>
      <vt:variant>
        <vt:i4>98</vt:i4>
      </vt:variant>
      <vt:variant>
        <vt:i4>0</vt:i4>
      </vt:variant>
      <vt:variant>
        <vt:i4>5</vt:i4>
      </vt:variant>
      <vt:variant>
        <vt:lpwstr/>
      </vt:variant>
      <vt:variant>
        <vt:lpwstr>_Toc167047890</vt:lpwstr>
      </vt:variant>
      <vt:variant>
        <vt:i4>1966138</vt:i4>
      </vt:variant>
      <vt:variant>
        <vt:i4>92</vt:i4>
      </vt:variant>
      <vt:variant>
        <vt:i4>0</vt:i4>
      </vt:variant>
      <vt:variant>
        <vt:i4>5</vt:i4>
      </vt:variant>
      <vt:variant>
        <vt:lpwstr/>
      </vt:variant>
      <vt:variant>
        <vt:lpwstr>_Toc167047889</vt:lpwstr>
      </vt:variant>
      <vt:variant>
        <vt:i4>1966138</vt:i4>
      </vt:variant>
      <vt:variant>
        <vt:i4>86</vt:i4>
      </vt:variant>
      <vt:variant>
        <vt:i4>0</vt:i4>
      </vt:variant>
      <vt:variant>
        <vt:i4>5</vt:i4>
      </vt:variant>
      <vt:variant>
        <vt:lpwstr/>
      </vt:variant>
      <vt:variant>
        <vt:lpwstr>_Toc167047888</vt:lpwstr>
      </vt:variant>
      <vt:variant>
        <vt:i4>1966138</vt:i4>
      </vt:variant>
      <vt:variant>
        <vt:i4>80</vt:i4>
      </vt:variant>
      <vt:variant>
        <vt:i4>0</vt:i4>
      </vt:variant>
      <vt:variant>
        <vt:i4>5</vt:i4>
      </vt:variant>
      <vt:variant>
        <vt:lpwstr/>
      </vt:variant>
      <vt:variant>
        <vt:lpwstr>_Toc167047887</vt:lpwstr>
      </vt:variant>
      <vt:variant>
        <vt:i4>1966138</vt:i4>
      </vt:variant>
      <vt:variant>
        <vt:i4>74</vt:i4>
      </vt:variant>
      <vt:variant>
        <vt:i4>0</vt:i4>
      </vt:variant>
      <vt:variant>
        <vt:i4>5</vt:i4>
      </vt:variant>
      <vt:variant>
        <vt:lpwstr/>
      </vt:variant>
      <vt:variant>
        <vt:lpwstr>_Toc167047886</vt:lpwstr>
      </vt:variant>
      <vt:variant>
        <vt:i4>1966138</vt:i4>
      </vt:variant>
      <vt:variant>
        <vt:i4>68</vt:i4>
      </vt:variant>
      <vt:variant>
        <vt:i4>0</vt:i4>
      </vt:variant>
      <vt:variant>
        <vt:i4>5</vt:i4>
      </vt:variant>
      <vt:variant>
        <vt:lpwstr/>
      </vt:variant>
      <vt:variant>
        <vt:lpwstr>_Toc167047885</vt:lpwstr>
      </vt:variant>
      <vt:variant>
        <vt:i4>1966138</vt:i4>
      </vt:variant>
      <vt:variant>
        <vt:i4>62</vt:i4>
      </vt:variant>
      <vt:variant>
        <vt:i4>0</vt:i4>
      </vt:variant>
      <vt:variant>
        <vt:i4>5</vt:i4>
      </vt:variant>
      <vt:variant>
        <vt:lpwstr/>
      </vt:variant>
      <vt:variant>
        <vt:lpwstr>_Toc167047884</vt:lpwstr>
      </vt:variant>
      <vt:variant>
        <vt:i4>1966138</vt:i4>
      </vt:variant>
      <vt:variant>
        <vt:i4>56</vt:i4>
      </vt:variant>
      <vt:variant>
        <vt:i4>0</vt:i4>
      </vt:variant>
      <vt:variant>
        <vt:i4>5</vt:i4>
      </vt:variant>
      <vt:variant>
        <vt:lpwstr/>
      </vt:variant>
      <vt:variant>
        <vt:lpwstr>_Toc167047883</vt:lpwstr>
      </vt:variant>
      <vt:variant>
        <vt:i4>1966138</vt:i4>
      </vt:variant>
      <vt:variant>
        <vt:i4>50</vt:i4>
      </vt:variant>
      <vt:variant>
        <vt:i4>0</vt:i4>
      </vt:variant>
      <vt:variant>
        <vt:i4>5</vt:i4>
      </vt:variant>
      <vt:variant>
        <vt:lpwstr/>
      </vt:variant>
      <vt:variant>
        <vt:lpwstr>_Toc167047882</vt:lpwstr>
      </vt:variant>
      <vt:variant>
        <vt:i4>1966138</vt:i4>
      </vt:variant>
      <vt:variant>
        <vt:i4>44</vt:i4>
      </vt:variant>
      <vt:variant>
        <vt:i4>0</vt:i4>
      </vt:variant>
      <vt:variant>
        <vt:i4>5</vt:i4>
      </vt:variant>
      <vt:variant>
        <vt:lpwstr/>
      </vt:variant>
      <vt:variant>
        <vt:lpwstr>_Toc167047881</vt:lpwstr>
      </vt:variant>
      <vt:variant>
        <vt:i4>1966138</vt:i4>
      </vt:variant>
      <vt:variant>
        <vt:i4>38</vt:i4>
      </vt:variant>
      <vt:variant>
        <vt:i4>0</vt:i4>
      </vt:variant>
      <vt:variant>
        <vt:i4>5</vt:i4>
      </vt:variant>
      <vt:variant>
        <vt:lpwstr/>
      </vt:variant>
      <vt:variant>
        <vt:lpwstr>_Toc167047880</vt:lpwstr>
      </vt:variant>
      <vt:variant>
        <vt:i4>1114170</vt:i4>
      </vt:variant>
      <vt:variant>
        <vt:i4>32</vt:i4>
      </vt:variant>
      <vt:variant>
        <vt:i4>0</vt:i4>
      </vt:variant>
      <vt:variant>
        <vt:i4>5</vt:i4>
      </vt:variant>
      <vt:variant>
        <vt:lpwstr/>
      </vt:variant>
      <vt:variant>
        <vt:lpwstr>_Toc167047879</vt:lpwstr>
      </vt:variant>
      <vt:variant>
        <vt:i4>1114170</vt:i4>
      </vt:variant>
      <vt:variant>
        <vt:i4>26</vt:i4>
      </vt:variant>
      <vt:variant>
        <vt:i4>0</vt:i4>
      </vt:variant>
      <vt:variant>
        <vt:i4>5</vt:i4>
      </vt:variant>
      <vt:variant>
        <vt:lpwstr/>
      </vt:variant>
      <vt:variant>
        <vt:lpwstr>_Toc167047878</vt:lpwstr>
      </vt:variant>
      <vt:variant>
        <vt:i4>1114170</vt:i4>
      </vt:variant>
      <vt:variant>
        <vt:i4>20</vt:i4>
      </vt:variant>
      <vt:variant>
        <vt:i4>0</vt:i4>
      </vt:variant>
      <vt:variant>
        <vt:i4>5</vt:i4>
      </vt:variant>
      <vt:variant>
        <vt:lpwstr/>
      </vt:variant>
      <vt:variant>
        <vt:lpwstr>_Toc167047877</vt:lpwstr>
      </vt:variant>
      <vt:variant>
        <vt:i4>1114170</vt:i4>
      </vt:variant>
      <vt:variant>
        <vt:i4>14</vt:i4>
      </vt:variant>
      <vt:variant>
        <vt:i4>0</vt:i4>
      </vt:variant>
      <vt:variant>
        <vt:i4>5</vt:i4>
      </vt:variant>
      <vt:variant>
        <vt:lpwstr/>
      </vt:variant>
      <vt:variant>
        <vt:lpwstr>_Toc167047876</vt:lpwstr>
      </vt:variant>
      <vt:variant>
        <vt:i4>1114170</vt:i4>
      </vt:variant>
      <vt:variant>
        <vt:i4>8</vt:i4>
      </vt:variant>
      <vt:variant>
        <vt:i4>0</vt:i4>
      </vt:variant>
      <vt:variant>
        <vt:i4>5</vt:i4>
      </vt:variant>
      <vt:variant>
        <vt:lpwstr/>
      </vt:variant>
      <vt:variant>
        <vt:lpwstr>_Toc167047875</vt:lpwstr>
      </vt:variant>
      <vt:variant>
        <vt:i4>1114170</vt:i4>
      </vt:variant>
      <vt:variant>
        <vt:i4>2</vt:i4>
      </vt:variant>
      <vt:variant>
        <vt:i4>0</vt:i4>
      </vt:variant>
      <vt:variant>
        <vt:i4>5</vt:i4>
      </vt:variant>
      <vt:variant>
        <vt:lpwstr/>
      </vt:variant>
      <vt:variant>
        <vt:lpwstr>_Toc167047874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Sprint 1 – TruckMotion</dc:title>
  <dc:subject>vERSION 1.0</dc:subject>
  <dc:creator>Nuno marmeleiro 1190922</dc:creator>
  <cp:keywords/>
  <dc:description/>
  <cp:lastModifiedBy>Rogério Sousa</cp:lastModifiedBy>
  <cp:revision>794</cp:revision>
  <dcterms:created xsi:type="dcterms:W3CDTF">2023-11-06T18:01:00Z</dcterms:created>
  <dcterms:modified xsi:type="dcterms:W3CDTF">2024-05-20T04:51:00Z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TC029193399991</vt:lpwstr>
  </property>
  <property fmtid="{D5CDD505-2E9C-101B-9397-08002B2CF9AE}" pid="3" name="ContentTypeId">
    <vt:lpwstr>0x0101003A866868CC3B4E4FB01BBECEEC634816</vt:lpwstr>
  </property>
</Properties>
</file>